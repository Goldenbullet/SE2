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140347531"/>
        <w:docPartObj>
          <w:docPartGallery w:val="Cover Pages"/>
          <w:docPartUnique/>
        </w:docPartObj>
      </w:sdtPr>
      <w:sdtEndPr>
        <w:rPr>
          <w:b/>
          <w:bCs/>
          <w:caps/>
        </w:rPr>
      </w:sdtEndPr>
      <w:sdtContent>
        <w:p w:rsidR="009C5FF1" w:rsidRPr="004C58E3" w:rsidRDefault="00082DC1">
          <w:pPr>
            <w:rPr>
              <w:rFonts w:ascii="Microsoft YaHei UI" w:hAnsi="Microsoft YaHei UI"/>
            </w:rPr>
          </w:pPr>
          <w:r w:rsidRPr="00292C69">
            <w:rPr>
              <w:rFonts w:ascii="Microsoft YaHei UI" w:hAnsi="Microsoft YaHei UI"/>
              <w:noProof/>
            </w:rPr>
            <w:drawing>
              <wp:anchor distT="0" distB="0" distL="114300" distR="114300" simplePos="0" relativeHeight="251667456" behindDoc="1" locked="0" layoutInCell="1" allowOverlap="1" wp14:anchorId="2FB14F79" wp14:editId="4042AF52">
                <wp:simplePos x="0" y="0"/>
                <wp:positionH relativeFrom="page">
                  <wp:align>left</wp:align>
                </wp:positionH>
                <wp:positionV relativeFrom="page">
                  <wp:posOffset>370921</wp:posOffset>
                </wp:positionV>
                <wp:extent cx="5129784" cy="7397496"/>
                <wp:effectExtent l="19050" t="0" r="13970" b="3023235"/>
                <wp:wrapNone/>
                <wp:docPr id="8" name="图片 8" descr="蝴蝶背景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9"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FF1" w:rsidRPr="00292C69" w:rsidRDefault="00274F58">
          <w:pPr>
            <w:rPr>
              <w:rFonts w:ascii="Microsoft YaHei UI" w:hAnsi="Microsoft YaHei UI"/>
            </w:rPr>
          </w:pPr>
          <w:r w:rsidRPr="00292C69">
            <w:rPr>
              <w:rFonts w:ascii="Microsoft YaHei UI" w:hAnsi="Microsoft YaHei UI"/>
              <w:noProof/>
            </w:rPr>
            <mc:AlternateContent>
              <mc:Choice Requires="wpg">
                <w:drawing>
                  <wp:anchor distT="0" distB="0" distL="114300" distR="114300" simplePos="0" relativeHeight="251666432" behindDoc="0" locked="0" layoutInCell="1" allowOverlap="1" wp14:anchorId="4A085AF0" wp14:editId="3D9590AA">
                    <wp:simplePos x="0" y="0"/>
                    <wp:positionH relativeFrom="page">
                      <wp:posOffset>3924188</wp:posOffset>
                    </wp:positionH>
                    <wp:positionV relativeFrom="bottomMargin">
                      <wp:posOffset>-544722</wp:posOffset>
                    </wp:positionV>
                    <wp:extent cx="3858639" cy="1153579"/>
                    <wp:effectExtent l="0" t="0" r="0" b="0"/>
                    <wp:wrapNone/>
                    <wp:docPr id="9" name="组 9"/>
                    <wp:cNvGraphicFramePr/>
                    <a:graphic xmlns:a="http://schemas.openxmlformats.org/drawingml/2006/main">
                      <a:graphicData uri="http://schemas.microsoft.com/office/word/2010/wordprocessingGroup">
                        <wpg:wgp>
                          <wpg:cNvGrpSpPr/>
                          <wpg:grpSpPr>
                            <a:xfrm>
                              <a:off x="0" y="0"/>
                              <a:ext cx="3858639" cy="1153579"/>
                              <a:chOff x="0" y="0"/>
                              <a:chExt cx="3657600" cy="1087091"/>
                            </a:xfrm>
                          </wpg:grpSpPr>
                          <wps:wsp>
                            <wps:cNvPr id="11" name="文本框 11"/>
                            <wps:cNvSpPr txBox="1"/>
                            <wps:spPr>
                              <a:xfrm>
                                <a:off x="0" y="440014"/>
                                <a:ext cx="3657600" cy="647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D6B" w:rsidRPr="00193D69" w:rsidRDefault="00853618"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EndPr/>
                                    <w:sdtContent>
                                      <w:r w:rsidR="004E2D6B">
                                        <w:rPr>
                                          <w:rFonts w:ascii="Microsoft YaHei UI" w:hAnsi="Microsoft YaHei UI"/>
                                        </w:rPr>
                                        <w:t>庞云奎</w:t>
                                      </w:r>
                                      <w:r w:rsidR="004E2D6B">
                                        <w:rPr>
                                          <w:rFonts w:ascii="Microsoft YaHei UI" w:hAnsi="Microsoft YaHei UI" w:hint="eastAsia"/>
                                        </w:rPr>
                                        <w:t xml:space="preserve">  </w:t>
                                      </w:r>
                                      <w:r w:rsidR="004E2D6B">
                                        <w:rPr>
                                          <w:rFonts w:ascii="Microsoft YaHei UI" w:hAnsi="Microsoft YaHei UI"/>
                                        </w:rPr>
                                        <w:t>裴玉林</w:t>
                                      </w:r>
                                      <w:r w:rsidR="004E2D6B">
                                        <w:rPr>
                                          <w:rFonts w:ascii="Microsoft YaHei UI" w:hAnsi="Microsoft YaHei UI" w:hint="eastAsia"/>
                                        </w:rPr>
                                        <w:t xml:space="preserve">  卢</w:t>
                                      </w:r>
                                      <w:r w:rsidR="004E2D6B">
                                        <w:rPr>
                                          <w:rFonts w:ascii="Microsoft YaHei UI" w:hAnsi="Microsoft YaHei UI"/>
                                        </w:rPr>
                                        <w:t>海龙</w:t>
                                      </w:r>
                                    </w:sdtContent>
                                  </w:sdt>
                                  <w:r w:rsidR="004E2D6B">
                                    <w:rPr>
                                      <w:rFonts w:ascii="Microsoft YaHei UI" w:hAnsi="Microsoft YaHei UI"/>
                                    </w:rPr>
                                    <w:t xml:space="preserve">  何梦婷</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s:wsp>
                            <wps:cNvPr id="12" name="椭圆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2D6B" w:rsidRPr="0099590A" w:rsidRDefault="004E2D6B">
                                  <w:pPr>
                                    <w:pStyle w:val="a9"/>
                                    <w:rPr>
                                      <w:sz w:val="18"/>
                                    </w:rPr>
                                  </w:pPr>
                                  <w:r w:rsidRPr="0099590A">
                                    <w:rPr>
                                      <w:sz w:val="18"/>
                                      <w:lang w:val="zh-CN"/>
                                    </w:rPr>
                                    <w:t>作者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85AF0" id="组 9" o:spid="_x0000_s1026" style="position:absolute;margin-left:309pt;margin-top:-42.9pt;width:303.85pt;height:90.85pt;z-index:251666432;mso-position-horizontal-relative:page;mso-position-vertical-relative:bottom-margin-area;mso-width-relative:margin;mso-height-relative:margin" coordsize="36576,10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">
                    <v:shapetype id="_x0000_t202" coordsize="21600,21600" o:spt="202" path="m,l,21600r21600,l21600,xe">
                      <v:stroke joinstyle="miter"/>
                      <v:path gradientshapeok="t" o:connecttype="rect"/>
                    </v:shapetype>
                    <v:shape id="文本框 11" o:spid="_x0000_s1027" type="#_x0000_t202" style="position:absolute;top:4400;width:36576;height:647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nO7wA&#10;AADbAAAADwAAAGRycy9kb3ducmV2LnhtbERPvQrCMBDeBd8hnOCmqQ4i1SgiiIKTP4Pj2ZxttbmU&#10;JNb69kYQ3O7j+735sjWVaMj50rKC0TABQZxZXXKu4HzaDKYgfEDWWFkmBW/ysFx0O3NMtX3xgZpj&#10;yEUMYZ+igiKEOpXSZwUZ9ENbE0fuZp3BEKHLpXb4iuGmkuMkmUiDJceGAmtaF5Q9jk+jYLw92em+&#10;ba6Xa+7v7EiG9btRqt9rVzMQgdrwF//cOx3nj+D7Sz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bqc7vAAAANsAAAAPAAAAAAAAAAAAAAAAAJgCAABkcnMvZG93bnJldi54&#10;bWxQSwUGAAAAAAQABAD1AAAAgQMAAAAA&#10;" filled="f" stroked="f" strokeweight=".5pt">
                      <v:textbox inset="0,0,36pt,36pt">
                        <w:txbxContent>
                          <w:p w:rsidR="004E2D6B" w:rsidRPr="00193D69" w:rsidRDefault="00853618"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EndPr/>
                              <w:sdtContent>
                                <w:r w:rsidR="004E2D6B">
                                  <w:rPr>
                                    <w:rFonts w:ascii="Microsoft YaHei UI" w:hAnsi="Microsoft YaHei UI"/>
                                  </w:rPr>
                                  <w:t>庞云奎</w:t>
                                </w:r>
                                <w:r w:rsidR="004E2D6B">
                                  <w:rPr>
                                    <w:rFonts w:ascii="Microsoft YaHei UI" w:hAnsi="Microsoft YaHei UI" w:hint="eastAsia"/>
                                  </w:rPr>
                                  <w:t xml:space="preserve">  </w:t>
                                </w:r>
                                <w:r w:rsidR="004E2D6B">
                                  <w:rPr>
                                    <w:rFonts w:ascii="Microsoft YaHei UI" w:hAnsi="Microsoft YaHei UI"/>
                                  </w:rPr>
                                  <w:t>裴玉林</w:t>
                                </w:r>
                                <w:r w:rsidR="004E2D6B">
                                  <w:rPr>
                                    <w:rFonts w:ascii="Microsoft YaHei UI" w:hAnsi="Microsoft YaHei UI" w:hint="eastAsia"/>
                                  </w:rPr>
                                  <w:t xml:space="preserve">  卢</w:t>
                                </w:r>
                                <w:r w:rsidR="004E2D6B">
                                  <w:rPr>
                                    <w:rFonts w:ascii="Microsoft YaHei UI" w:hAnsi="Microsoft YaHei UI"/>
                                  </w:rPr>
                                  <w:t>海龙</w:t>
                                </w:r>
                              </w:sdtContent>
                            </w:sdt>
                            <w:r w:rsidR="004E2D6B">
                              <w:rPr>
                                <w:rFonts w:ascii="Microsoft YaHei UI" w:hAnsi="Microsoft YaHei UI"/>
                              </w:rPr>
                              <w:t xml:space="preserve">  何梦婷</w:t>
                            </w:r>
                          </w:p>
                        </w:txbxContent>
                      </v:textbox>
                    </v:shape>
                    <v:oval id="椭圆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4E2D6B" w:rsidRPr="0099590A" w:rsidRDefault="004E2D6B">
                            <w:pPr>
                              <w:pStyle w:val="a9"/>
                              <w:rPr>
                                <w:sz w:val="18"/>
                              </w:rPr>
                            </w:pPr>
                            <w:r w:rsidRPr="0099590A">
                              <w:rPr>
                                <w:sz w:val="18"/>
                                <w:lang w:val="zh-CN"/>
                              </w:rPr>
                              <w:t>作者</w:t>
                            </w:r>
                          </w:p>
                        </w:txbxContent>
                      </v:textbox>
                    </v:oval>
                    <w10:wrap anchorx="page" anchory="margin"/>
                  </v:group>
                </w:pict>
              </mc:Fallback>
            </mc:AlternateContent>
          </w:r>
          <w:r w:rsidRPr="00292C69">
            <w:rPr>
              <w:rFonts w:ascii="Microsoft YaHei UI" w:hAnsi="Microsoft YaHei UI"/>
              <w:noProof/>
            </w:rPr>
            <mc:AlternateContent>
              <mc:Choice Requires="wps">
                <w:drawing>
                  <wp:anchor distT="0" distB="0" distL="114300" distR="114300" simplePos="0" relativeHeight="251665408" behindDoc="0" locked="0" layoutInCell="1" allowOverlap="1" wp14:anchorId="2D7B61F3" wp14:editId="71696F0E">
                    <wp:simplePos x="0" y="0"/>
                    <wp:positionH relativeFrom="page">
                      <wp:posOffset>3812810</wp:posOffset>
                    </wp:positionH>
                    <wp:positionV relativeFrom="page">
                      <wp:posOffset>3709346</wp:posOffset>
                    </wp:positionV>
                    <wp:extent cx="4299626" cy="1860726"/>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4299626" cy="186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431569150" w:displacedByCustomXml="next"/>
                              <w:bookmarkStart w:id="1"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EndPr/>
                                <w:sdtContent>
                                  <w:p w:rsidR="004E2D6B" w:rsidRPr="00274F58" w:rsidRDefault="004E2D6B"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0" w:displacedByCustomXml="prev"/>
                              <w:bookmarkEnd w:id="1" w:displacedByCustomXml="prev"/>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7B61F3" id="文本框 3" o:spid="_x0000_s1029" type="#_x0000_t202" style="position:absolute;margin-left:300.2pt;margin-top:292.05pt;width:338.55pt;height:1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" filled="f" stroked="f" strokeweight=".5pt">
                    <v:textbox inset="0,0,36pt,0">
                      <w:txbxContent>
                        <w:bookmarkStart w:id="2" w:name="_Toc431569150" w:displacedByCustomXml="next"/>
                        <w:bookmarkStart w:id="3"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EndPr/>
                          <w:sdtContent>
                            <w:p w:rsidR="004E2D6B" w:rsidRPr="00274F58" w:rsidRDefault="004E2D6B"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2" w:displacedByCustomXml="prev"/>
                        <w:bookmarkEnd w:id="3" w:displacedByCustomXml="prev"/>
                      </w:txbxContent>
                    </v:textbox>
                    <w10:wrap anchorx="page" anchory="page"/>
                  </v:shape>
                </w:pict>
              </mc:Fallback>
            </mc:AlternateContent>
          </w:r>
          <w:r w:rsidR="00082DC1" w:rsidRPr="00292C69">
            <w:rPr>
              <w:rFonts w:ascii="Microsoft YaHei UI" w:hAnsi="Microsoft YaHei UI"/>
              <w:b/>
              <w:bCs/>
              <w:caps/>
            </w:rPr>
            <w:br w:type="page"/>
          </w:r>
        </w:p>
      </w:sdtContent>
    </w:sdt>
    <w:sdt>
      <w:sdtPr>
        <w:rPr>
          <w:rFonts w:ascii="微软雅黑" w:eastAsia="微软雅黑" w:hAnsi="微软雅黑" w:cstheme="minorHAnsi"/>
          <w:b/>
          <w:color w:val="000000" w:themeColor="text1"/>
          <w:sz w:val="20"/>
          <w:szCs w:val="20"/>
          <w:lang w:val="zh-CN"/>
        </w:rPr>
        <w:id w:val="-1982297111"/>
        <w:docPartObj>
          <w:docPartGallery w:val="Table of Contents"/>
          <w:docPartUnique/>
        </w:docPartObj>
      </w:sdtPr>
      <w:sdtEndPr>
        <w:rPr>
          <w:rFonts w:asciiTheme="minorHAnsi" w:eastAsia="Microsoft YaHei UI" w:hAnsiTheme="minorHAnsi" w:cstheme="minorBidi"/>
        </w:rPr>
      </w:sdtEndPr>
      <w:sdtContent>
        <w:p w:rsidR="00274F58" w:rsidRPr="00274F58" w:rsidRDefault="00274F58">
          <w:pPr>
            <w:pStyle w:val="TOC"/>
            <w:rPr>
              <w:rFonts w:ascii="楷体" w:eastAsia="楷体" w:hAnsi="楷体"/>
              <w:color w:val="auto"/>
              <w:sz w:val="52"/>
              <w:szCs w:val="52"/>
              <w:lang w:val="zh-CN"/>
            </w:rPr>
          </w:pPr>
          <w:r w:rsidRPr="00274F58">
            <w:rPr>
              <w:rFonts w:ascii="楷体" w:eastAsia="楷体" w:hAnsi="楷体" w:hint="eastAsia"/>
              <w:color w:val="auto"/>
              <w:sz w:val="52"/>
              <w:szCs w:val="52"/>
              <w:lang w:val="zh-CN"/>
            </w:rPr>
            <w:t>目录</w:t>
          </w:r>
        </w:p>
        <w:p w:rsidR="00274F58" w:rsidRPr="00274F58" w:rsidRDefault="00274F58" w:rsidP="00274F58">
          <w:pPr>
            <w:pStyle w:val="10"/>
          </w:pPr>
          <w:r w:rsidRPr="00274F58">
            <w:t>用例图</w:t>
          </w:r>
          <w:r w:rsidRPr="00274F58">
            <w:ptab w:relativeTo="margin" w:alignment="right" w:leader="dot"/>
          </w:r>
          <w:r w:rsidR="00D059D2">
            <w:rPr>
              <w:lang w:val="zh-CN"/>
            </w:rPr>
            <w:t>4</w:t>
          </w:r>
        </w:p>
        <w:p w:rsidR="00274F58" w:rsidRDefault="00274F58" w:rsidP="00C30894">
          <w:pPr>
            <w:pStyle w:val="2"/>
            <w:rPr>
              <w:lang w:val="zh-CN"/>
            </w:rPr>
          </w:pPr>
          <w:r>
            <w:t>项目用例图</w:t>
          </w:r>
          <w:r>
            <w:ptab w:relativeTo="margin" w:alignment="right" w:leader="dot"/>
          </w:r>
          <w:r w:rsidR="00D059D2">
            <w:rPr>
              <w:lang w:val="zh-CN"/>
            </w:rPr>
            <w:t>4</w:t>
          </w:r>
        </w:p>
        <w:p w:rsidR="00274F58" w:rsidRPr="00274F58" w:rsidRDefault="00274F58" w:rsidP="00274F58">
          <w:pPr>
            <w:rPr>
              <w:lang w:val="zh-CN"/>
            </w:rPr>
          </w:pPr>
        </w:p>
        <w:p w:rsidR="00274F58" w:rsidRDefault="00274F58" w:rsidP="00274F58">
          <w:pPr>
            <w:pStyle w:val="10"/>
          </w:pPr>
          <w:r>
            <w:t>用例文档</w:t>
          </w:r>
          <w:r>
            <w:ptab w:relativeTo="margin" w:alignment="right" w:leader="dot"/>
          </w:r>
          <w:r w:rsidR="00D059D2">
            <w:rPr>
              <w:lang w:val="zh-CN"/>
            </w:rPr>
            <w:t>5</w:t>
          </w:r>
        </w:p>
        <w:p w:rsidR="00274F58" w:rsidRPr="00C30894" w:rsidRDefault="00274F58" w:rsidP="00C30894">
          <w:pPr>
            <w:pStyle w:val="2"/>
            <w:numPr>
              <w:ilvl w:val="0"/>
              <w:numId w:val="36"/>
            </w:numPr>
            <w:rPr>
              <w:lang w:val="zh-CN"/>
            </w:rPr>
          </w:pPr>
          <w:r>
            <w:t>查看物流信息</w:t>
          </w:r>
          <w:r>
            <w:ptab w:relativeTo="margin" w:alignment="right" w:leader="dot"/>
          </w:r>
          <w:r w:rsidR="00D059D2">
            <w:rPr>
              <w:lang w:val="zh-CN"/>
            </w:rPr>
            <w:t>5</w:t>
          </w:r>
        </w:p>
        <w:p w:rsidR="00274F58" w:rsidRPr="00274F58" w:rsidRDefault="00274F58" w:rsidP="00C30894">
          <w:pPr>
            <w:pStyle w:val="2"/>
            <w:rPr>
              <w:lang w:val="zh-CN"/>
            </w:rPr>
          </w:pPr>
          <w:r>
            <w:t>处理订单</w:t>
          </w:r>
          <w:r>
            <w:ptab w:relativeTo="margin" w:alignment="right" w:leader="dot"/>
          </w:r>
          <w:r w:rsidR="00D059D2">
            <w:rPr>
              <w:lang w:val="zh-CN"/>
            </w:rPr>
            <w:t>5</w:t>
          </w:r>
        </w:p>
        <w:p w:rsidR="00274F58" w:rsidRPr="00274F58" w:rsidRDefault="00274F58" w:rsidP="00C30894">
          <w:pPr>
            <w:pStyle w:val="2"/>
            <w:rPr>
              <w:lang w:val="zh-CN"/>
            </w:rPr>
          </w:pPr>
          <w:r>
            <w:t>输入收件信息</w:t>
          </w:r>
          <w:r>
            <w:ptab w:relativeTo="margin" w:alignment="right" w:leader="dot"/>
          </w:r>
          <w:r w:rsidR="00D059D2">
            <w:rPr>
              <w:lang w:val="zh-CN"/>
            </w:rPr>
            <w:t>6</w:t>
          </w:r>
        </w:p>
        <w:p w:rsidR="00274F58" w:rsidRPr="00274F58" w:rsidRDefault="00274F58" w:rsidP="00C30894">
          <w:pPr>
            <w:pStyle w:val="2"/>
            <w:rPr>
              <w:lang w:val="zh-CN"/>
            </w:rPr>
          </w:pPr>
          <w:r>
            <w:t>车辆装车管理</w:t>
          </w:r>
          <w:r>
            <w:ptab w:relativeTo="margin" w:alignment="right" w:leader="dot"/>
          </w:r>
          <w:r w:rsidR="00D059D2">
            <w:rPr>
              <w:lang w:val="zh-CN"/>
            </w:rPr>
            <w:t>6</w:t>
          </w:r>
        </w:p>
        <w:p w:rsidR="00274F58" w:rsidRPr="00274F58" w:rsidRDefault="00274F58" w:rsidP="00C30894">
          <w:pPr>
            <w:pStyle w:val="2"/>
            <w:rPr>
              <w:lang w:val="zh-CN"/>
            </w:rPr>
          </w:pPr>
          <w:r>
            <w:t>建立收款单</w:t>
          </w:r>
          <w:r>
            <w:ptab w:relativeTo="margin" w:alignment="right" w:leader="dot"/>
          </w:r>
          <w:r w:rsidR="00D059D2">
            <w:rPr>
              <w:lang w:val="zh-CN"/>
            </w:rPr>
            <w:t>7</w:t>
          </w:r>
        </w:p>
        <w:p w:rsidR="00274F58" w:rsidRPr="00274F58" w:rsidRDefault="00274F58" w:rsidP="00C30894">
          <w:pPr>
            <w:pStyle w:val="2"/>
            <w:rPr>
              <w:lang w:val="zh-CN"/>
            </w:rPr>
          </w:pPr>
          <w:r>
            <w:t>生成派件单</w:t>
          </w:r>
          <w:r>
            <w:ptab w:relativeTo="margin" w:alignment="right" w:leader="dot"/>
          </w:r>
          <w:r w:rsidR="00D059D2">
            <w:rPr>
              <w:lang w:val="zh-CN"/>
            </w:rPr>
            <w:t>7</w:t>
          </w:r>
        </w:p>
        <w:p w:rsidR="00274F58" w:rsidRPr="00274F58" w:rsidRDefault="00274F58" w:rsidP="00C30894">
          <w:pPr>
            <w:pStyle w:val="2"/>
            <w:rPr>
              <w:lang w:val="zh-CN"/>
            </w:rPr>
          </w:pPr>
          <w:r>
            <w:t>管理司机与车辆信息</w:t>
          </w:r>
          <w:r>
            <w:ptab w:relativeTo="margin" w:alignment="right" w:leader="dot"/>
          </w:r>
          <w:r w:rsidR="00D059D2">
            <w:rPr>
              <w:lang w:val="zh-CN"/>
            </w:rPr>
            <w:t>8</w:t>
          </w:r>
        </w:p>
        <w:p w:rsidR="00274F58" w:rsidRPr="00274F58" w:rsidRDefault="00274F58" w:rsidP="00C30894">
          <w:pPr>
            <w:pStyle w:val="2"/>
            <w:rPr>
              <w:lang w:val="zh-CN"/>
            </w:rPr>
          </w:pPr>
          <w:r>
            <w:t>生成到达单</w:t>
          </w:r>
          <w:r>
            <w:ptab w:relativeTo="margin" w:alignment="right" w:leader="dot"/>
          </w:r>
          <w:r w:rsidR="00D059D2">
            <w:rPr>
              <w:lang w:val="zh-CN"/>
            </w:rPr>
            <w:t>9</w:t>
          </w:r>
        </w:p>
        <w:p w:rsidR="00274F58" w:rsidRDefault="00274F58" w:rsidP="00C30894">
          <w:pPr>
            <w:pStyle w:val="2"/>
            <w:rPr>
              <w:lang w:val="zh-CN"/>
            </w:rPr>
          </w:pPr>
          <w:r>
            <w:t>录入中转单</w:t>
          </w:r>
          <w:r>
            <w:ptab w:relativeTo="margin" w:alignment="right" w:leader="dot"/>
          </w:r>
          <w:r w:rsidR="00D059D2">
            <w:rPr>
              <w:lang w:val="zh-CN"/>
            </w:rPr>
            <w:t>9</w:t>
          </w:r>
        </w:p>
        <w:p w:rsidR="00274F58" w:rsidRDefault="00274F58" w:rsidP="00C30894">
          <w:pPr>
            <w:pStyle w:val="2"/>
            <w:rPr>
              <w:lang w:val="zh-CN"/>
            </w:rPr>
          </w:pPr>
          <w:r>
            <w:t>录入装车单</w:t>
          </w:r>
          <w:r>
            <w:ptab w:relativeTo="margin" w:alignment="right" w:leader="dot"/>
          </w:r>
          <w:r w:rsidR="00D059D2">
            <w:rPr>
              <w:lang w:val="zh-CN"/>
            </w:rPr>
            <w:t>10</w:t>
          </w:r>
        </w:p>
        <w:p w:rsidR="00274F58" w:rsidRDefault="00274F58" w:rsidP="00C30894">
          <w:pPr>
            <w:pStyle w:val="2"/>
            <w:rPr>
              <w:lang w:val="zh-CN"/>
            </w:rPr>
          </w:pPr>
          <w:r>
            <w:t>仓库调整</w:t>
          </w:r>
          <w:r>
            <w:ptab w:relativeTo="margin" w:alignment="right" w:leader="dot"/>
          </w:r>
          <w:r w:rsidR="00D059D2">
            <w:rPr>
              <w:lang w:val="zh-CN"/>
            </w:rPr>
            <w:t>10</w:t>
          </w:r>
        </w:p>
        <w:p w:rsidR="00274F58" w:rsidRDefault="00274F58" w:rsidP="00C30894">
          <w:pPr>
            <w:pStyle w:val="2"/>
            <w:rPr>
              <w:lang w:val="zh-CN"/>
            </w:rPr>
          </w:pPr>
          <w:r>
            <w:t>出库</w:t>
          </w:r>
          <w:r>
            <w:ptab w:relativeTo="margin" w:alignment="right" w:leader="dot"/>
          </w:r>
          <w:r w:rsidR="00D059D2">
            <w:rPr>
              <w:lang w:val="zh-CN"/>
            </w:rPr>
            <w:t>11</w:t>
          </w:r>
        </w:p>
        <w:p w:rsidR="00274F58" w:rsidRDefault="00274F58" w:rsidP="00C30894">
          <w:pPr>
            <w:pStyle w:val="2"/>
            <w:rPr>
              <w:lang w:val="zh-CN"/>
            </w:rPr>
          </w:pPr>
          <w:r>
            <w:t>入库</w:t>
          </w:r>
          <w:r>
            <w:ptab w:relativeTo="margin" w:alignment="right" w:leader="dot"/>
          </w:r>
          <w:r w:rsidR="00D059D2">
            <w:rPr>
              <w:lang w:val="zh-CN"/>
            </w:rPr>
            <w:t>12</w:t>
          </w:r>
        </w:p>
        <w:p w:rsidR="00274F58" w:rsidRDefault="00274F58" w:rsidP="00C30894">
          <w:pPr>
            <w:pStyle w:val="2"/>
            <w:rPr>
              <w:lang w:val="zh-CN"/>
            </w:rPr>
          </w:pPr>
          <w:r>
            <w:t>库存盘点</w:t>
          </w:r>
          <w:r>
            <w:ptab w:relativeTo="margin" w:alignment="right" w:leader="dot"/>
          </w:r>
          <w:r w:rsidR="00D059D2">
            <w:rPr>
              <w:lang w:val="zh-CN"/>
            </w:rPr>
            <w:t>12</w:t>
          </w:r>
        </w:p>
        <w:p w:rsidR="00274F58" w:rsidRDefault="00274F58" w:rsidP="00C30894">
          <w:pPr>
            <w:pStyle w:val="2"/>
            <w:rPr>
              <w:lang w:val="zh-CN"/>
            </w:rPr>
          </w:pPr>
          <w:r>
            <w:t>库存查看</w:t>
          </w:r>
          <w:r>
            <w:ptab w:relativeTo="margin" w:alignment="right" w:leader="dot"/>
          </w:r>
          <w:r w:rsidR="00D059D2">
            <w:rPr>
              <w:lang w:val="zh-CN"/>
            </w:rPr>
            <w:t>13</w:t>
          </w:r>
        </w:p>
        <w:p w:rsidR="00274F58" w:rsidRDefault="00274F58" w:rsidP="00C30894">
          <w:pPr>
            <w:pStyle w:val="2"/>
            <w:rPr>
              <w:lang w:val="zh-CN"/>
            </w:rPr>
          </w:pPr>
          <w:r>
            <w:t>账户管理</w:t>
          </w:r>
          <w:r>
            <w:ptab w:relativeTo="margin" w:alignment="right" w:leader="dot"/>
          </w:r>
          <w:r w:rsidR="00D059D2">
            <w:rPr>
              <w:lang w:val="zh-CN"/>
            </w:rPr>
            <w:t>13</w:t>
          </w:r>
        </w:p>
        <w:p w:rsidR="00274F58" w:rsidRDefault="00274F58" w:rsidP="00C30894">
          <w:pPr>
            <w:pStyle w:val="2"/>
            <w:rPr>
              <w:lang w:val="zh-CN"/>
            </w:rPr>
          </w:pPr>
          <w:r>
            <w:t>合计收款单</w:t>
          </w:r>
          <w:r>
            <w:ptab w:relativeTo="margin" w:alignment="right" w:leader="dot"/>
          </w:r>
          <w:r w:rsidR="00D059D2">
            <w:rPr>
              <w:lang w:val="zh-CN"/>
            </w:rPr>
            <w:t>15</w:t>
          </w:r>
        </w:p>
        <w:p w:rsidR="00274F58" w:rsidRDefault="00274F58" w:rsidP="00C30894">
          <w:pPr>
            <w:pStyle w:val="2"/>
            <w:rPr>
              <w:lang w:val="zh-CN"/>
            </w:rPr>
          </w:pPr>
          <w:r>
            <w:t>生成统计分析</w:t>
          </w:r>
          <w:r>
            <w:ptab w:relativeTo="margin" w:alignment="right" w:leader="dot"/>
          </w:r>
          <w:r w:rsidR="00D059D2">
            <w:rPr>
              <w:lang w:val="zh-CN"/>
            </w:rPr>
            <w:t>16</w:t>
          </w:r>
        </w:p>
        <w:p w:rsidR="00274F58" w:rsidRDefault="00274F58" w:rsidP="00C30894">
          <w:pPr>
            <w:pStyle w:val="2"/>
            <w:rPr>
              <w:lang w:val="zh-CN"/>
            </w:rPr>
          </w:pPr>
          <w:r>
            <w:t>期初建账</w:t>
          </w:r>
          <w:r>
            <w:ptab w:relativeTo="margin" w:alignment="right" w:leader="dot"/>
          </w:r>
          <w:r w:rsidR="00D059D2">
            <w:rPr>
              <w:lang w:val="zh-CN"/>
            </w:rPr>
            <w:t>17</w:t>
          </w:r>
        </w:p>
        <w:p w:rsidR="00274F58" w:rsidRPr="00274F58" w:rsidRDefault="00274F58" w:rsidP="00C30894">
          <w:pPr>
            <w:pStyle w:val="2"/>
            <w:rPr>
              <w:lang w:val="zh-CN"/>
            </w:rPr>
          </w:pPr>
          <w:r>
            <w:t>管理成本</w:t>
          </w:r>
          <w:r>
            <w:ptab w:relativeTo="margin" w:alignment="right" w:leader="dot"/>
          </w:r>
          <w:r w:rsidR="00D059D2">
            <w:rPr>
              <w:lang w:val="zh-CN"/>
            </w:rPr>
            <w:t>17</w:t>
          </w:r>
        </w:p>
        <w:p w:rsidR="00274F58" w:rsidRDefault="00274F58" w:rsidP="00C30894">
          <w:pPr>
            <w:pStyle w:val="2"/>
            <w:rPr>
              <w:lang w:val="zh-CN"/>
            </w:rPr>
          </w:pPr>
          <w:r>
            <w:t>查看</w:t>
          </w:r>
          <w:r w:rsidR="00054BB3">
            <w:t>统计分析</w:t>
          </w:r>
          <w:r>
            <w:ptab w:relativeTo="margin" w:alignment="right" w:leader="dot"/>
          </w:r>
          <w:r w:rsidR="00D059D2">
            <w:rPr>
              <w:lang w:val="zh-CN"/>
            </w:rPr>
            <w:t>18</w:t>
          </w:r>
        </w:p>
        <w:p w:rsidR="00274F58" w:rsidRDefault="00274F58" w:rsidP="00C30894">
          <w:pPr>
            <w:pStyle w:val="2"/>
            <w:rPr>
              <w:lang w:val="zh-CN"/>
            </w:rPr>
          </w:pPr>
          <w:r>
            <w:t>查看</w:t>
          </w:r>
          <w:r w:rsidR="00054BB3">
            <w:t>系统日志</w:t>
          </w:r>
          <w:r>
            <w:ptab w:relativeTo="margin" w:alignment="right" w:leader="dot"/>
          </w:r>
          <w:r w:rsidR="00D059D2">
            <w:rPr>
              <w:lang w:val="zh-CN"/>
            </w:rPr>
            <w:t>19</w:t>
          </w:r>
        </w:p>
        <w:p w:rsidR="00274F58" w:rsidRDefault="00274F58" w:rsidP="00C30894">
          <w:pPr>
            <w:pStyle w:val="2"/>
            <w:rPr>
              <w:lang w:val="zh-CN"/>
            </w:rPr>
          </w:pPr>
          <w:r>
            <w:t>人员机构管理</w:t>
          </w:r>
          <w:r>
            <w:ptab w:relativeTo="margin" w:alignment="right" w:leader="dot"/>
          </w:r>
          <w:r w:rsidR="00D059D2">
            <w:t>19</w:t>
          </w:r>
        </w:p>
        <w:p w:rsidR="00274F58" w:rsidRDefault="00274F58" w:rsidP="00C30894">
          <w:pPr>
            <w:pStyle w:val="2"/>
            <w:rPr>
              <w:lang w:val="zh-CN"/>
            </w:rPr>
          </w:pPr>
          <w:r>
            <w:t>审批单据</w:t>
          </w:r>
          <w:r>
            <w:ptab w:relativeTo="margin" w:alignment="right" w:leader="dot"/>
          </w:r>
          <w:r w:rsidR="00D059D2">
            <w:rPr>
              <w:lang w:val="zh-CN"/>
            </w:rPr>
            <w:t>19</w:t>
          </w:r>
        </w:p>
        <w:p w:rsidR="00274F58" w:rsidRDefault="00274F58" w:rsidP="00C30894">
          <w:pPr>
            <w:pStyle w:val="2"/>
            <w:rPr>
              <w:lang w:val="zh-CN"/>
            </w:rPr>
          </w:pPr>
          <w:r>
            <w:t>用户管理</w:t>
          </w:r>
          <w:r>
            <w:ptab w:relativeTo="margin" w:alignment="right" w:leader="dot"/>
          </w:r>
          <w:r w:rsidR="00D059D2">
            <w:rPr>
              <w:lang w:val="zh-CN"/>
            </w:rPr>
            <w:t>20</w:t>
          </w:r>
        </w:p>
        <w:p w:rsidR="00274F58" w:rsidRPr="00274F58" w:rsidRDefault="00274F58" w:rsidP="00274F58">
          <w:pPr>
            <w:rPr>
              <w:lang w:val="zh-CN"/>
            </w:rPr>
          </w:pPr>
        </w:p>
        <w:p w:rsidR="00274F58" w:rsidRDefault="00C30894" w:rsidP="00274F58">
          <w:pPr>
            <w:pStyle w:val="10"/>
          </w:pPr>
          <w:r>
            <w:t>概念类图</w:t>
          </w:r>
          <w:r w:rsidR="00DC019D">
            <w:t>与</w:t>
          </w:r>
          <w:r w:rsidR="008C1FB6">
            <w:t>顺序图</w:t>
          </w:r>
          <w:r w:rsidR="00274F58">
            <w:ptab w:relativeTo="margin" w:alignment="right" w:leader="dot"/>
          </w:r>
          <w:r w:rsidR="00D059D2">
            <w:rPr>
              <w:lang w:val="zh-CN"/>
            </w:rPr>
            <w:t>22</w:t>
          </w:r>
        </w:p>
      </w:sdtContent>
    </w:sdt>
    <w:p w:rsidR="00C30894" w:rsidRPr="00C30894" w:rsidRDefault="00C30894" w:rsidP="00C30894">
      <w:pPr>
        <w:pStyle w:val="2"/>
        <w:numPr>
          <w:ilvl w:val="0"/>
          <w:numId w:val="37"/>
        </w:numPr>
        <w:rPr>
          <w:lang w:val="zh-CN"/>
        </w:rPr>
      </w:pPr>
      <w:r>
        <w:t>全局概念类图</w:t>
      </w:r>
      <w:r>
        <w:ptab w:relativeTo="margin" w:alignment="right" w:leader="dot"/>
      </w:r>
      <w:r w:rsidR="00D059D2">
        <w:rPr>
          <w:lang w:val="zh-CN"/>
        </w:rPr>
        <w:t>22</w:t>
      </w:r>
    </w:p>
    <w:p w:rsidR="00274F58" w:rsidRPr="00C30894" w:rsidRDefault="00274F58" w:rsidP="00C30894">
      <w:pPr>
        <w:pStyle w:val="2"/>
        <w:numPr>
          <w:ilvl w:val="0"/>
          <w:numId w:val="37"/>
        </w:numPr>
        <w:rPr>
          <w:lang w:val="zh-CN"/>
        </w:rPr>
      </w:pPr>
      <w:r>
        <w:lastRenderedPageBreak/>
        <w:t>查看物流信息</w:t>
      </w:r>
      <w:r>
        <w:ptab w:relativeTo="margin" w:alignment="right" w:leader="dot"/>
      </w:r>
      <w:r w:rsidR="00D059D2">
        <w:rPr>
          <w:lang w:val="zh-CN"/>
        </w:rPr>
        <w:t>23</w:t>
      </w:r>
    </w:p>
    <w:p w:rsidR="00274F58" w:rsidRPr="00274F58" w:rsidRDefault="00274F58" w:rsidP="00C30894">
      <w:pPr>
        <w:pStyle w:val="2"/>
        <w:rPr>
          <w:lang w:val="zh-CN"/>
        </w:rPr>
      </w:pPr>
      <w:r>
        <w:t>处理订单</w:t>
      </w:r>
      <w:r>
        <w:ptab w:relativeTo="margin" w:alignment="right" w:leader="dot"/>
      </w:r>
      <w:r w:rsidR="00D059D2">
        <w:rPr>
          <w:lang w:val="zh-CN"/>
        </w:rPr>
        <w:t>24</w:t>
      </w:r>
    </w:p>
    <w:p w:rsidR="00274F58" w:rsidRPr="00274F58" w:rsidRDefault="00274F58" w:rsidP="00C30894">
      <w:pPr>
        <w:pStyle w:val="2"/>
        <w:rPr>
          <w:lang w:val="zh-CN"/>
        </w:rPr>
      </w:pPr>
      <w:r>
        <w:t>输入收件信息</w:t>
      </w:r>
      <w:r>
        <w:ptab w:relativeTo="margin" w:alignment="right" w:leader="dot"/>
      </w:r>
      <w:r>
        <w:rPr>
          <w:lang w:val="zh-CN"/>
        </w:rPr>
        <w:t>2</w:t>
      </w:r>
      <w:r w:rsidR="00D059D2">
        <w:rPr>
          <w:lang w:val="zh-CN"/>
        </w:rPr>
        <w:t>5</w:t>
      </w:r>
    </w:p>
    <w:p w:rsidR="00274F58" w:rsidRPr="00274F58" w:rsidRDefault="00274F58" w:rsidP="00C30894">
      <w:pPr>
        <w:pStyle w:val="2"/>
        <w:rPr>
          <w:lang w:val="zh-CN"/>
        </w:rPr>
      </w:pPr>
      <w:r>
        <w:t>车辆装车管理</w:t>
      </w:r>
      <w:r>
        <w:ptab w:relativeTo="margin" w:alignment="right" w:leader="dot"/>
      </w:r>
      <w:r>
        <w:rPr>
          <w:lang w:val="zh-CN"/>
        </w:rPr>
        <w:t>2</w:t>
      </w:r>
      <w:r w:rsidR="00D059D2">
        <w:rPr>
          <w:lang w:val="zh-CN"/>
        </w:rPr>
        <w:t>6</w:t>
      </w:r>
    </w:p>
    <w:p w:rsidR="00274F58" w:rsidRPr="00274F58" w:rsidRDefault="00274F58" w:rsidP="00C30894">
      <w:pPr>
        <w:pStyle w:val="2"/>
        <w:rPr>
          <w:lang w:val="zh-CN"/>
        </w:rPr>
      </w:pPr>
      <w:r>
        <w:t>建立收款单</w:t>
      </w:r>
      <w:r>
        <w:ptab w:relativeTo="margin" w:alignment="right" w:leader="dot"/>
      </w:r>
      <w:r>
        <w:rPr>
          <w:lang w:val="zh-CN"/>
        </w:rPr>
        <w:t>2</w:t>
      </w:r>
      <w:r w:rsidR="00D059D2">
        <w:rPr>
          <w:lang w:val="zh-CN"/>
        </w:rPr>
        <w:t>7</w:t>
      </w:r>
    </w:p>
    <w:p w:rsidR="00274F58" w:rsidRPr="00274F58" w:rsidRDefault="00274F58" w:rsidP="00C30894">
      <w:pPr>
        <w:pStyle w:val="2"/>
        <w:rPr>
          <w:lang w:val="zh-CN"/>
        </w:rPr>
      </w:pPr>
      <w:r>
        <w:t>生成派件单</w:t>
      </w:r>
      <w:r>
        <w:ptab w:relativeTo="margin" w:alignment="right" w:leader="dot"/>
      </w:r>
      <w:r>
        <w:rPr>
          <w:lang w:val="zh-CN"/>
        </w:rPr>
        <w:t>2</w:t>
      </w:r>
      <w:r w:rsidR="00D059D2">
        <w:rPr>
          <w:lang w:val="zh-CN"/>
        </w:rPr>
        <w:t>8</w:t>
      </w:r>
    </w:p>
    <w:p w:rsidR="00274F58" w:rsidRPr="00274F58" w:rsidRDefault="00274F58" w:rsidP="00C30894">
      <w:pPr>
        <w:pStyle w:val="2"/>
        <w:rPr>
          <w:lang w:val="zh-CN"/>
        </w:rPr>
      </w:pPr>
      <w:r>
        <w:t>管理司机与车辆信息</w:t>
      </w:r>
      <w:r>
        <w:ptab w:relativeTo="margin" w:alignment="right" w:leader="dot"/>
      </w:r>
      <w:r>
        <w:rPr>
          <w:lang w:val="zh-CN"/>
        </w:rPr>
        <w:t>2</w:t>
      </w:r>
      <w:r w:rsidR="00D059D2">
        <w:rPr>
          <w:lang w:val="zh-CN"/>
        </w:rPr>
        <w:t>9</w:t>
      </w:r>
    </w:p>
    <w:p w:rsidR="00274F58" w:rsidRPr="00274F58" w:rsidRDefault="00274F58" w:rsidP="00C30894">
      <w:pPr>
        <w:pStyle w:val="2"/>
        <w:rPr>
          <w:lang w:val="zh-CN"/>
        </w:rPr>
      </w:pPr>
      <w:r>
        <w:t>生成到达单</w:t>
      </w:r>
      <w:r>
        <w:ptab w:relativeTo="margin" w:alignment="right" w:leader="dot"/>
      </w:r>
      <w:r w:rsidR="00D059D2">
        <w:rPr>
          <w:lang w:val="zh-CN"/>
        </w:rPr>
        <w:t>30</w:t>
      </w:r>
    </w:p>
    <w:p w:rsidR="00274F58" w:rsidRDefault="00274F58" w:rsidP="00C30894">
      <w:pPr>
        <w:pStyle w:val="2"/>
        <w:rPr>
          <w:lang w:val="zh-CN"/>
        </w:rPr>
      </w:pPr>
      <w:r>
        <w:t>录入中转单</w:t>
      </w:r>
      <w:r>
        <w:ptab w:relativeTo="margin" w:alignment="right" w:leader="dot"/>
      </w:r>
      <w:r w:rsidR="00D059D2">
        <w:rPr>
          <w:lang w:val="zh-CN"/>
        </w:rPr>
        <w:t>31</w:t>
      </w:r>
    </w:p>
    <w:p w:rsidR="00274F58" w:rsidRDefault="00274F58" w:rsidP="00C30894">
      <w:pPr>
        <w:pStyle w:val="2"/>
        <w:rPr>
          <w:lang w:val="zh-CN"/>
        </w:rPr>
      </w:pPr>
      <w:r>
        <w:t>录入装车单</w:t>
      </w:r>
      <w:r>
        <w:ptab w:relativeTo="margin" w:alignment="right" w:leader="dot"/>
      </w:r>
      <w:r w:rsidR="00D059D2">
        <w:rPr>
          <w:lang w:val="zh-CN"/>
        </w:rPr>
        <w:t>32</w:t>
      </w:r>
    </w:p>
    <w:p w:rsidR="00274F58" w:rsidRDefault="00274F58" w:rsidP="00C30894">
      <w:pPr>
        <w:pStyle w:val="2"/>
        <w:rPr>
          <w:lang w:val="zh-CN"/>
        </w:rPr>
      </w:pPr>
      <w:r>
        <w:t>仓库调整</w:t>
      </w:r>
      <w:r>
        <w:ptab w:relativeTo="margin" w:alignment="right" w:leader="dot"/>
      </w:r>
      <w:r w:rsidR="00D059D2">
        <w:rPr>
          <w:lang w:val="zh-CN"/>
        </w:rPr>
        <w:t>33</w:t>
      </w:r>
    </w:p>
    <w:p w:rsidR="00274F58" w:rsidRDefault="00274F58" w:rsidP="00C30894">
      <w:pPr>
        <w:pStyle w:val="2"/>
        <w:rPr>
          <w:lang w:val="zh-CN"/>
        </w:rPr>
      </w:pPr>
      <w:r>
        <w:t>出库</w:t>
      </w:r>
      <w:r>
        <w:ptab w:relativeTo="margin" w:alignment="right" w:leader="dot"/>
      </w:r>
      <w:r w:rsidR="00D059D2">
        <w:rPr>
          <w:lang w:val="zh-CN"/>
        </w:rPr>
        <w:t>34</w:t>
      </w:r>
    </w:p>
    <w:p w:rsidR="00274F58" w:rsidRDefault="00274F58" w:rsidP="00C30894">
      <w:pPr>
        <w:pStyle w:val="2"/>
        <w:rPr>
          <w:lang w:val="zh-CN"/>
        </w:rPr>
      </w:pPr>
      <w:r>
        <w:t>入库</w:t>
      </w:r>
      <w:r>
        <w:ptab w:relativeTo="margin" w:alignment="right" w:leader="dot"/>
      </w:r>
      <w:r w:rsidR="00D059D2">
        <w:rPr>
          <w:lang w:val="zh-CN"/>
        </w:rPr>
        <w:t>35</w:t>
      </w:r>
    </w:p>
    <w:p w:rsidR="00274F58" w:rsidRDefault="00274F58" w:rsidP="00C30894">
      <w:pPr>
        <w:pStyle w:val="2"/>
        <w:rPr>
          <w:lang w:val="zh-CN"/>
        </w:rPr>
      </w:pPr>
      <w:r>
        <w:t>库存盘点</w:t>
      </w:r>
      <w:r>
        <w:ptab w:relativeTo="margin" w:alignment="right" w:leader="dot"/>
      </w:r>
      <w:r w:rsidR="00D059D2">
        <w:rPr>
          <w:lang w:val="zh-CN"/>
        </w:rPr>
        <w:t>36</w:t>
      </w:r>
    </w:p>
    <w:p w:rsidR="00274F58" w:rsidRDefault="00274F58" w:rsidP="00C30894">
      <w:pPr>
        <w:pStyle w:val="2"/>
        <w:rPr>
          <w:lang w:val="zh-CN"/>
        </w:rPr>
      </w:pPr>
      <w:r>
        <w:t>库存查看</w:t>
      </w:r>
      <w:r>
        <w:ptab w:relativeTo="margin" w:alignment="right" w:leader="dot"/>
      </w:r>
      <w:r w:rsidR="00D059D2">
        <w:rPr>
          <w:lang w:val="zh-CN"/>
        </w:rPr>
        <w:t>37</w:t>
      </w:r>
    </w:p>
    <w:p w:rsidR="00274F58" w:rsidRDefault="00274F58" w:rsidP="00C30894">
      <w:pPr>
        <w:pStyle w:val="2"/>
        <w:rPr>
          <w:lang w:val="zh-CN"/>
        </w:rPr>
      </w:pPr>
      <w:r>
        <w:t>账户管理</w:t>
      </w:r>
      <w:r>
        <w:ptab w:relativeTo="margin" w:alignment="right" w:leader="dot"/>
      </w:r>
      <w:r w:rsidR="00D059D2">
        <w:rPr>
          <w:lang w:val="zh-CN"/>
        </w:rPr>
        <w:t>38</w:t>
      </w:r>
    </w:p>
    <w:p w:rsidR="00274F58" w:rsidRDefault="00274F58" w:rsidP="00C30894">
      <w:pPr>
        <w:pStyle w:val="2"/>
        <w:rPr>
          <w:lang w:val="zh-CN"/>
        </w:rPr>
      </w:pPr>
      <w:r>
        <w:t>合计收款单</w:t>
      </w:r>
      <w:r>
        <w:ptab w:relativeTo="margin" w:alignment="right" w:leader="dot"/>
      </w:r>
      <w:r w:rsidR="00D059D2">
        <w:rPr>
          <w:lang w:val="zh-CN"/>
        </w:rPr>
        <w:t>39</w:t>
      </w:r>
    </w:p>
    <w:p w:rsidR="00274F58" w:rsidRDefault="00274F58" w:rsidP="00C30894">
      <w:pPr>
        <w:pStyle w:val="2"/>
        <w:rPr>
          <w:lang w:val="zh-CN"/>
        </w:rPr>
      </w:pPr>
      <w:r>
        <w:t>生成统计分析</w:t>
      </w:r>
      <w:r>
        <w:ptab w:relativeTo="margin" w:alignment="right" w:leader="dot"/>
      </w:r>
      <w:r w:rsidR="00D059D2">
        <w:rPr>
          <w:lang w:val="zh-CN"/>
        </w:rPr>
        <w:t>40</w:t>
      </w:r>
    </w:p>
    <w:p w:rsidR="00274F58" w:rsidRDefault="00274F58" w:rsidP="00C30894">
      <w:pPr>
        <w:pStyle w:val="2"/>
        <w:rPr>
          <w:lang w:val="zh-CN"/>
        </w:rPr>
      </w:pPr>
      <w:r>
        <w:t>期初建账</w:t>
      </w:r>
      <w:r>
        <w:ptab w:relativeTo="margin" w:alignment="right" w:leader="dot"/>
      </w:r>
      <w:r w:rsidR="00D059D2">
        <w:rPr>
          <w:lang w:val="zh-CN"/>
        </w:rPr>
        <w:t>41</w:t>
      </w:r>
    </w:p>
    <w:p w:rsidR="00274F58" w:rsidRPr="00274F58" w:rsidRDefault="00274F58" w:rsidP="00C30894">
      <w:pPr>
        <w:pStyle w:val="2"/>
        <w:rPr>
          <w:lang w:val="zh-CN"/>
        </w:rPr>
      </w:pPr>
      <w:r>
        <w:t>管理成本</w:t>
      </w:r>
      <w:r>
        <w:ptab w:relativeTo="margin" w:alignment="right" w:leader="dot"/>
      </w:r>
      <w:r w:rsidR="00D059D2">
        <w:rPr>
          <w:lang w:val="zh-CN"/>
        </w:rPr>
        <w:t>42</w:t>
      </w:r>
    </w:p>
    <w:p w:rsidR="00274F58" w:rsidRDefault="00274F58" w:rsidP="00C30894">
      <w:pPr>
        <w:pStyle w:val="2"/>
        <w:rPr>
          <w:lang w:val="zh-CN"/>
        </w:rPr>
      </w:pPr>
      <w:r>
        <w:t>查看系统日志</w:t>
      </w:r>
      <w:r>
        <w:ptab w:relativeTo="margin" w:alignment="right" w:leader="dot"/>
      </w:r>
      <w:r w:rsidR="00D059D2">
        <w:rPr>
          <w:lang w:val="zh-CN"/>
        </w:rPr>
        <w:t>43</w:t>
      </w:r>
    </w:p>
    <w:p w:rsidR="00274F58" w:rsidRDefault="00274F58" w:rsidP="00C30894">
      <w:pPr>
        <w:pStyle w:val="2"/>
        <w:rPr>
          <w:lang w:val="zh-CN"/>
        </w:rPr>
      </w:pPr>
      <w:r>
        <w:t>查看统计分析</w:t>
      </w:r>
      <w:r>
        <w:ptab w:relativeTo="margin" w:alignment="right" w:leader="dot"/>
      </w:r>
      <w:r w:rsidR="00D059D2">
        <w:rPr>
          <w:lang w:val="zh-CN"/>
        </w:rPr>
        <w:t>44</w:t>
      </w:r>
    </w:p>
    <w:p w:rsidR="00274F58" w:rsidRDefault="00274F58" w:rsidP="00C30894">
      <w:pPr>
        <w:pStyle w:val="2"/>
        <w:rPr>
          <w:lang w:val="zh-CN"/>
        </w:rPr>
      </w:pPr>
      <w:r>
        <w:t>人员机构管理</w:t>
      </w:r>
      <w:r>
        <w:ptab w:relativeTo="margin" w:alignment="right" w:leader="dot"/>
      </w:r>
      <w:r w:rsidR="00D059D2">
        <w:rPr>
          <w:lang w:val="zh-CN"/>
        </w:rPr>
        <w:t>45</w:t>
      </w:r>
    </w:p>
    <w:p w:rsidR="00274F58" w:rsidRDefault="00274F58" w:rsidP="00C30894">
      <w:pPr>
        <w:pStyle w:val="2"/>
        <w:rPr>
          <w:lang w:val="zh-CN"/>
        </w:rPr>
      </w:pPr>
      <w:r>
        <w:t>审批单据</w:t>
      </w:r>
      <w:r>
        <w:ptab w:relativeTo="margin" w:alignment="right" w:leader="dot"/>
      </w:r>
      <w:r w:rsidR="00D059D2">
        <w:rPr>
          <w:lang w:val="zh-CN"/>
        </w:rPr>
        <w:t>46</w:t>
      </w:r>
    </w:p>
    <w:p w:rsidR="00C30894" w:rsidRDefault="00274F58" w:rsidP="00C30894">
      <w:pPr>
        <w:pStyle w:val="2"/>
        <w:rPr>
          <w:lang w:val="zh-CN"/>
        </w:rPr>
      </w:pPr>
      <w:r>
        <w:t>用户管理</w:t>
      </w:r>
      <w:r>
        <w:ptab w:relativeTo="margin" w:alignment="right" w:leader="dot"/>
      </w:r>
      <w:r w:rsidR="00D059D2">
        <w:rPr>
          <w:lang w:val="zh-CN"/>
        </w:rPr>
        <w:t>47</w:t>
      </w:r>
    </w:p>
    <w:p w:rsidR="00DC019D" w:rsidRPr="00DC019D" w:rsidRDefault="00DC019D" w:rsidP="00DC019D">
      <w:pPr>
        <w:rPr>
          <w:lang w:val="zh-CN"/>
        </w:rPr>
      </w:pPr>
    </w:p>
    <w:p w:rsidR="00DC019D" w:rsidRDefault="00DC019D" w:rsidP="00DC019D">
      <w:pPr>
        <w:pStyle w:val="10"/>
      </w:pPr>
      <w:r>
        <w:t>状态图</w:t>
      </w:r>
      <w:r>
        <w:ptab w:relativeTo="margin" w:alignment="right" w:leader="dot"/>
      </w:r>
      <w:r w:rsidR="00D059D2">
        <w:rPr>
          <w:lang w:val="zh-CN"/>
        </w:rPr>
        <w:t>48</w:t>
      </w:r>
    </w:p>
    <w:p w:rsidR="00B750CC" w:rsidRDefault="00B750CC" w:rsidP="00B750CC">
      <w:pPr>
        <w:pStyle w:val="2"/>
        <w:numPr>
          <w:ilvl w:val="0"/>
          <w:numId w:val="40"/>
        </w:numPr>
        <w:rPr>
          <w:lang w:val="zh-CN"/>
        </w:rPr>
      </w:pPr>
      <w:r>
        <w:rPr>
          <w:rFonts w:ascii="微软雅黑" w:eastAsia="微软雅黑" w:hAnsi="微软雅黑"/>
          <w:sz w:val="21"/>
          <w:szCs w:val="21"/>
        </w:rPr>
        <w:t>快递员与营业厅业务员状态图</w:t>
      </w:r>
      <w:r w:rsidR="00DC019D">
        <w:ptab w:relativeTo="margin" w:alignment="right" w:leader="dot"/>
      </w:r>
      <w:r w:rsidR="003324F0">
        <w:rPr>
          <w:lang w:val="zh-CN"/>
        </w:rPr>
        <w:t>4</w:t>
      </w:r>
      <w:r w:rsidR="00D059D2">
        <w:rPr>
          <w:lang w:val="zh-CN"/>
        </w:rPr>
        <w:t>8</w:t>
      </w:r>
    </w:p>
    <w:p w:rsidR="00B750CC" w:rsidRPr="00B750CC" w:rsidRDefault="00B750CC" w:rsidP="00B750CC">
      <w:pPr>
        <w:pStyle w:val="2"/>
        <w:numPr>
          <w:ilvl w:val="0"/>
          <w:numId w:val="40"/>
        </w:numPr>
        <w:rPr>
          <w:lang w:val="zh-CN"/>
        </w:rPr>
      </w:pPr>
      <w:r>
        <w:rPr>
          <w:rFonts w:ascii="微软雅黑" w:eastAsia="微软雅黑" w:hAnsi="微软雅黑"/>
          <w:sz w:val="21"/>
          <w:szCs w:val="21"/>
        </w:rPr>
        <w:t>仓库管理状态图</w:t>
      </w:r>
      <w:r>
        <w:ptab w:relativeTo="margin" w:alignment="right" w:leader="dot"/>
      </w:r>
      <w:r w:rsidR="00D059D2">
        <w:rPr>
          <w:lang w:val="zh-CN"/>
        </w:rPr>
        <w:t>49</w:t>
      </w:r>
    </w:p>
    <w:p w:rsidR="00B750CC" w:rsidRDefault="00B750CC" w:rsidP="00B750CC">
      <w:pPr>
        <w:pStyle w:val="2"/>
        <w:numPr>
          <w:ilvl w:val="0"/>
          <w:numId w:val="40"/>
        </w:numPr>
        <w:rPr>
          <w:lang w:val="zh-CN"/>
        </w:rPr>
      </w:pPr>
      <w:r>
        <w:rPr>
          <w:rFonts w:ascii="微软雅黑" w:eastAsia="微软雅黑" w:hAnsi="微软雅黑"/>
          <w:sz w:val="21"/>
          <w:szCs w:val="21"/>
        </w:rPr>
        <w:t>审批单据和成本管理状态图</w:t>
      </w:r>
      <w:r>
        <w:ptab w:relativeTo="margin" w:alignment="right" w:leader="dot"/>
      </w:r>
      <w:r w:rsidR="00D059D2">
        <w:rPr>
          <w:lang w:val="zh-CN"/>
        </w:rPr>
        <w:t>50</w:t>
      </w:r>
    </w:p>
    <w:p w:rsidR="00B750CC" w:rsidRPr="00B750CC" w:rsidRDefault="00B750CC" w:rsidP="00B750CC">
      <w:pPr>
        <w:rPr>
          <w:lang w:val="zh-CN"/>
        </w:rPr>
      </w:pPr>
    </w:p>
    <w:p w:rsidR="009D1946" w:rsidRDefault="009D1946" w:rsidP="00274F58">
      <w:pPr>
        <w:spacing w:before="200" w:line="276" w:lineRule="auto"/>
        <w:rPr>
          <w:rFonts w:ascii="Microsoft YaHei UI" w:hAnsi="Microsoft YaHei UI"/>
          <w:lang w:val="zh-CN"/>
        </w:rPr>
      </w:pPr>
    </w:p>
    <w:p w:rsidR="009D1946" w:rsidRDefault="009D1946" w:rsidP="00274F58">
      <w:pPr>
        <w:spacing w:before="200" w:line="276" w:lineRule="auto"/>
        <w:rPr>
          <w:rFonts w:ascii="Microsoft YaHei UI" w:hAnsi="Microsoft YaHei UI"/>
          <w:lang w:val="zh-CN"/>
        </w:rPr>
      </w:pPr>
    </w:p>
    <w:p w:rsidR="00D05B3C" w:rsidRDefault="00D05B3C" w:rsidP="00D05B3C">
      <w:pPr>
        <w:spacing w:before="0" w:line="240" w:lineRule="auto"/>
        <w:ind w:left="422" w:hangingChars="200" w:hanging="422"/>
        <w:rPr>
          <w:rFonts w:ascii="宋体" w:eastAsia="宋体" w:hAnsi="宋体" w:cs="宋体"/>
          <w:color w:val="auto"/>
          <w:sz w:val="21"/>
          <w:szCs w:val="21"/>
        </w:rPr>
      </w:pPr>
      <w:r w:rsidRPr="00D05B3C">
        <w:rPr>
          <w:rFonts w:ascii="宋体" w:eastAsia="宋体" w:hAnsi="宋体" w:cs="宋体"/>
          <w:b/>
          <w:color w:val="auto"/>
          <w:sz w:val="21"/>
          <w:szCs w:val="21"/>
        </w:rPr>
        <w:lastRenderedPageBreak/>
        <w:t>1. 引言</w:t>
      </w:r>
    </w:p>
    <w:p w:rsidR="00D05B3C" w:rsidRDefault="00D05B3C" w:rsidP="00D05B3C">
      <w:pPr>
        <w:spacing w:before="0" w:line="240" w:lineRule="auto"/>
        <w:ind w:left="420" w:hangingChars="200" w:hanging="420"/>
        <w:rPr>
          <w:rFonts w:ascii="宋体" w:eastAsia="宋体" w:hAnsi="宋体" w:cs="宋体"/>
          <w:color w:val="auto"/>
          <w:sz w:val="21"/>
          <w:szCs w:val="21"/>
        </w:rPr>
      </w:pPr>
      <w:r w:rsidRPr="00D05B3C">
        <w:rPr>
          <w:rFonts w:ascii="宋体" w:eastAsia="宋体" w:hAnsi="宋体" w:cs="宋体"/>
          <w:color w:val="auto"/>
          <w:sz w:val="21"/>
          <w:szCs w:val="21"/>
        </w:rPr>
        <w:t>1.1目的</w:t>
      </w:r>
      <w:r w:rsidRPr="00D05B3C">
        <w:rPr>
          <w:rFonts w:ascii="宋体" w:eastAsia="宋体" w:hAnsi="宋体" w:cs="宋体"/>
          <w:color w:val="auto"/>
          <w:sz w:val="21"/>
          <w:szCs w:val="21"/>
        </w:rPr>
        <w:br/>
        <w:t>本文档描述了快递物流系统的用户需求。</w:t>
      </w:r>
    </w:p>
    <w:p w:rsidR="00D05B3C" w:rsidRDefault="00D05B3C" w:rsidP="00D05B3C">
      <w:pPr>
        <w:spacing w:before="0" w:line="240" w:lineRule="auto"/>
        <w:ind w:left="420" w:hangingChars="200" w:hanging="420"/>
        <w:rPr>
          <w:rFonts w:ascii="宋体" w:eastAsia="宋体" w:hAnsi="宋体" w:cs="宋体"/>
          <w:color w:val="auto"/>
          <w:sz w:val="21"/>
          <w:szCs w:val="21"/>
        </w:rPr>
      </w:pPr>
      <w:r w:rsidRPr="00D05B3C">
        <w:rPr>
          <w:rFonts w:ascii="宋体" w:eastAsia="宋体" w:hAnsi="宋体" w:cs="宋体"/>
          <w:color w:val="auto"/>
          <w:sz w:val="21"/>
          <w:szCs w:val="21"/>
        </w:rPr>
        <w:t>1.2阅读说明</w:t>
      </w:r>
      <w:r w:rsidRPr="00D05B3C">
        <w:rPr>
          <w:rFonts w:ascii="宋体" w:eastAsia="宋体" w:hAnsi="宋体" w:cs="宋体"/>
          <w:color w:val="auto"/>
          <w:sz w:val="21"/>
          <w:szCs w:val="21"/>
        </w:rPr>
        <w:br/>
        <w:t>用例描述的约定为：</w:t>
      </w:r>
    </w:p>
    <w:p w:rsidR="00D05B3C" w:rsidRDefault="00D05B3C" w:rsidP="00D05B3C">
      <w:pPr>
        <w:spacing w:before="0" w:line="240" w:lineRule="auto"/>
        <w:ind w:leftChars="100" w:left="830" w:hangingChars="300" w:hanging="630"/>
        <w:rPr>
          <w:rFonts w:ascii="宋体" w:eastAsia="宋体" w:hAnsi="宋体" w:cs="宋体"/>
          <w:color w:val="auto"/>
          <w:sz w:val="21"/>
          <w:szCs w:val="21"/>
        </w:rPr>
      </w:pPr>
      <w:r w:rsidRPr="00D05B3C">
        <w:rPr>
          <w:rFonts w:ascii="宋体" w:eastAsia="宋体" w:hAnsi="宋体" w:cs="宋体"/>
          <w:color w:val="auto"/>
          <w:sz w:val="21"/>
          <w:szCs w:val="21"/>
        </w:rPr>
        <w:t>1.2.1除非具体说明营业厅业务员或者中转中心业余员，否则“业务员”</w:t>
      </w:r>
      <w:r>
        <w:rPr>
          <w:rFonts w:ascii="宋体" w:eastAsia="宋体" w:hAnsi="宋体" w:cs="宋体"/>
          <w:color w:val="auto"/>
          <w:sz w:val="21"/>
          <w:szCs w:val="21"/>
        </w:rPr>
        <w:t xml:space="preserve">  </w:t>
      </w:r>
      <w:r w:rsidRPr="00D05B3C">
        <w:rPr>
          <w:rFonts w:ascii="宋体" w:eastAsia="宋体" w:hAnsi="宋体" w:cs="宋体"/>
          <w:color w:val="auto"/>
          <w:sz w:val="21"/>
          <w:szCs w:val="21"/>
        </w:rPr>
        <w:t>包含两种业务员</w:t>
      </w:r>
      <w:r>
        <w:rPr>
          <w:rFonts w:ascii="宋体" w:eastAsia="宋体" w:hAnsi="宋体" w:cs="宋体" w:hint="eastAsia"/>
          <w:color w:val="auto"/>
          <w:sz w:val="21"/>
          <w:szCs w:val="21"/>
        </w:rPr>
        <w:t>,</w:t>
      </w:r>
      <w:r>
        <w:rPr>
          <w:rFonts w:ascii="宋体" w:eastAsia="宋体" w:hAnsi="宋体" w:cs="宋体"/>
          <w:color w:val="auto"/>
          <w:sz w:val="21"/>
          <w:szCs w:val="21"/>
        </w:rPr>
        <w:t>即营业厅业务员和中转中心业务员</w:t>
      </w:r>
      <w:r w:rsidRPr="00D05B3C">
        <w:rPr>
          <w:rFonts w:ascii="宋体" w:eastAsia="宋体" w:hAnsi="宋体" w:cs="宋体"/>
          <w:color w:val="auto"/>
          <w:sz w:val="21"/>
          <w:szCs w:val="21"/>
        </w:rPr>
        <w:t>。</w:t>
      </w:r>
    </w:p>
    <w:p w:rsidR="00D05B3C" w:rsidRPr="00D05B3C" w:rsidRDefault="00D05B3C" w:rsidP="00D05B3C">
      <w:pPr>
        <w:spacing w:before="0" w:line="240" w:lineRule="auto"/>
        <w:ind w:left="210" w:hangingChars="100" w:hanging="210"/>
        <w:rPr>
          <w:rFonts w:ascii="宋体" w:eastAsia="宋体" w:hAnsi="宋体" w:cs="宋体"/>
          <w:color w:val="auto"/>
          <w:sz w:val="21"/>
          <w:szCs w:val="21"/>
        </w:rPr>
      </w:pPr>
      <w:r w:rsidRPr="00D05B3C">
        <w:rPr>
          <w:rFonts w:ascii="宋体" w:eastAsia="宋体" w:hAnsi="宋体" w:cs="宋体"/>
          <w:color w:val="auto"/>
          <w:sz w:val="21"/>
          <w:szCs w:val="21"/>
        </w:rPr>
        <w:t>1.3参考文献</w:t>
      </w:r>
      <w:r w:rsidRPr="00D05B3C">
        <w:rPr>
          <w:rFonts w:ascii="宋体" w:eastAsia="宋体" w:hAnsi="宋体" w:cs="宋体"/>
          <w:color w:val="auto"/>
          <w:sz w:val="21"/>
          <w:szCs w:val="21"/>
        </w:rPr>
        <w:br/>
        <w:t>1.3.1《软件工程与计算（卷二） 软件开发的技术基础》</w:t>
      </w:r>
      <w:r w:rsidRPr="00D05B3C">
        <w:rPr>
          <w:rFonts w:ascii="宋体" w:eastAsia="宋体" w:hAnsi="宋体" w:cs="宋体"/>
          <w:color w:val="auto"/>
          <w:sz w:val="21"/>
          <w:szCs w:val="21"/>
        </w:rPr>
        <w:br/>
        <w:t>1.3.2 IEEE标准</w:t>
      </w:r>
    </w:p>
    <w:p w:rsidR="009D1946" w:rsidRPr="009D1946" w:rsidRDefault="009D1946" w:rsidP="00274F58">
      <w:pPr>
        <w:spacing w:before="200" w:line="276" w:lineRule="auto"/>
        <w:rPr>
          <w:rFonts w:asciiTheme="minorEastAsia" w:eastAsiaTheme="minorEastAsia" w:hAnsiTheme="minorEastAsia"/>
          <w:lang w:val="zh-CN"/>
        </w:rPr>
      </w:pPr>
    </w:p>
    <w:p w:rsidR="009D1946" w:rsidRDefault="009D1946">
      <w:pPr>
        <w:spacing w:before="200" w:line="276" w:lineRule="auto"/>
        <w:rPr>
          <w:rFonts w:ascii="Microsoft YaHei UI" w:hAnsi="Microsoft YaHei UI"/>
          <w:lang w:val="zh-CN"/>
        </w:rPr>
      </w:pPr>
      <w:r>
        <w:rPr>
          <w:rFonts w:ascii="Microsoft YaHei UI" w:hAnsi="Microsoft YaHei UI"/>
          <w:lang w:val="zh-CN"/>
        </w:rPr>
        <w:br w:type="page"/>
      </w:r>
    </w:p>
    <w:p w:rsidR="00274F58" w:rsidRPr="00274F58" w:rsidRDefault="00CF5DD6" w:rsidP="00274F58">
      <w:pPr>
        <w:spacing w:before="200" w:line="276" w:lineRule="auto"/>
        <w:rPr>
          <w:rFonts w:ascii="Microsoft YaHei UI" w:hAnsi="Microsoft YaHei UI"/>
          <w:lang w:val="zh-CN"/>
        </w:rPr>
      </w:pPr>
      <w:r>
        <w:rPr>
          <w:rFonts w:ascii="Microsoft YaHei UI" w:hAnsi="Microsoft YaHei UI"/>
          <w:noProof/>
        </w:rPr>
        <w:lastRenderedPageBreak/>
        <w:drawing>
          <wp:inline distT="0" distB="0" distL="0" distR="0">
            <wp:extent cx="5807710" cy="814932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jpg"/>
                    <pic:cNvPicPr/>
                  </pic:nvPicPr>
                  <pic:blipFill>
                    <a:blip r:embed="rId10">
                      <a:extLst>
                        <a:ext uri="{28A0092B-C50C-407E-A947-70E740481C1C}">
                          <a14:useLocalDpi xmlns:a14="http://schemas.microsoft.com/office/drawing/2010/main" val="0"/>
                        </a:ext>
                      </a:extLst>
                    </a:blip>
                    <a:stretch>
                      <a:fillRect/>
                    </a:stretch>
                  </pic:blipFill>
                  <pic:spPr>
                    <a:xfrm>
                      <a:off x="0" y="0"/>
                      <a:ext cx="5829418" cy="8179785"/>
                    </a:xfrm>
                    <a:prstGeom prst="rect">
                      <a:avLst/>
                    </a:prstGeom>
                  </pic:spPr>
                </pic:pic>
              </a:graphicData>
            </a:graphic>
          </wp:inline>
        </w:drawing>
      </w:r>
      <w:r w:rsidR="00274F58">
        <w:rPr>
          <w:rFonts w:ascii="Microsoft YaHei UI" w:hAnsi="Microsoft YaHei UI"/>
          <w:lang w:val="zh-CN"/>
        </w:rPr>
        <w:br w:type="page"/>
      </w: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54"/>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lastRenderedPageBreak/>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1</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查询物流信息</w:t>
            </w:r>
          </w:p>
        </w:tc>
      </w:tr>
      <w:tr w:rsidR="00674214" w:rsidRPr="00054BB3" w:rsidTr="000A1114">
        <w:trPr>
          <w:trHeight w:val="353"/>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w:t>
            </w:r>
            <w:r w:rsidRPr="009C0436">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庞云奎</w:t>
            </w:r>
          </w:p>
        </w:tc>
      </w:tr>
      <w:tr w:rsidR="00674214" w:rsidRPr="00054BB3" w:rsidTr="000A1114">
        <w:trPr>
          <w:trHeight w:val="353"/>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创建日</w:t>
            </w:r>
            <w:r w:rsidRPr="009C0436">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2015/10/2</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参与</w:t>
            </w:r>
            <w:r w:rsidRPr="009C0436">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寄件人、</w:t>
            </w:r>
            <w:r w:rsidRPr="009C0436">
              <w:rPr>
                <w:rFonts w:asciiTheme="minorEastAsia" w:eastAsiaTheme="minorEastAsia" w:hAnsiTheme="minorEastAsia" w:hint="eastAsia"/>
                <w:szCs w:val="21"/>
              </w:rPr>
              <w:t>收件人</w:t>
            </w:r>
            <w:r w:rsidRPr="009C0436">
              <w:rPr>
                <w:rFonts w:asciiTheme="minorEastAsia" w:eastAsiaTheme="minorEastAsia" w:hAnsiTheme="minorEastAsia"/>
                <w:szCs w:val="21"/>
              </w:rPr>
              <w:t>、快递员、</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业务人员、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业务员、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仓库管理员、</w:t>
            </w:r>
            <w:r w:rsidRPr="009C0436">
              <w:rPr>
                <w:rFonts w:asciiTheme="minorEastAsia" w:eastAsiaTheme="minorEastAsia" w:hAnsiTheme="minorEastAsia" w:hint="eastAsia"/>
                <w:szCs w:val="21"/>
              </w:rPr>
              <w:t>财务人员</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总经理</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管理</w:t>
            </w:r>
            <w:r w:rsidRPr="009C0436">
              <w:rPr>
                <w:rFonts w:asciiTheme="minorEastAsia" w:eastAsiaTheme="minorEastAsia" w:hAnsiTheme="minorEastAsia"/>
                <w:szCs w:val="21"/>
              </w:rPr>
              <w:t>人员等一切对订单查询有需求的人。目标是能够了解当前快递的状态</w:t>
            </w:r>
          </w:p>
        </w:tc>
      </w:tr>
      <w:tr w:rsidR="00674214" w:rsidRPr="00054BB3" w:rsidTr="000A1114">
        <w:trPr>
          <w:trHeight w:val="380"/>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触发条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Pr>
                <w:rFonts w:asciiTheme="minorEastAsia" w:eastAsiaTheme="minorEastAsia" w:hAnsiTheme="minorEastAsia"/>
                <w:szCs w:val="21"/>
              </w:rPr>
              <w:t>无</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前置条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后置条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tcPr>
          <w:p w:rsidR="00674214" w:rsidRPr="009C0436" w:rsidRDefault="00674214" w:rsidP="000A1114">
            <w:pPr>
              <w:rPr>
                <w:rFonts w:asciiTheme="minorEastAsia" w:eastAsiaTheme="minorEastAsia" w:hAnsiTheme="minorEastAsia" w:cs="宋体"/>
                <w:szCs w:val="21"/>
              </w:rPr>
            </w:pPr>
            <w:r w:rsidRPr="009C0436">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正常流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输入需要查询的快递</w:t>
            </w:r>
            <w:r w:rsidRPr="009C0436">
              <w:rPr>
                <w:rFonts w:asciiTheme="minorEastAsia" w:hAnsiTheme="minorEastAsia" w:hint="eastAsia"/>
                <w:szCs w:val="21"/>
              </w:rPr>
              <w:t>的</w:t>
            </w:r>
            <w:r w:rsidRPr="009C0436">
              <w:rPr>
                <w:rFonts w:asciiTheme="minorEastAsia" w:hAnsiTheme="minorEastAsia"/>
                <w:szCs w:val="21"/>
              </w:rPr>
              <w:t>订单</w:t>
            </w:r>
            <w:r w:rsidRPr="009C0436">
              <w:rPr>
                <w:rFonts w:asciiTheme="minorEastAsia" w:hAnsiTheme="minorEastAsia" w:hint="eastAsia"/>
                <w:szCs w:val="21"/>
              </w:rPr>
              <w:t>条形</w:t>
            </w:r>
            <w:r w:rsidRPr="009C0436">
              <w:rPr>
                <w:rFonts w:asciiTheme="minorEastAsia" w:hAnsiTheme="minorEastAsia"/>
                <w:szCs w:val="21"/>
              </w:rPr>
              <w:t>码号</w:t>
            </w:r>
          </w:p>
          <w:p w:rsidR="00674214" w:rsidRPr="00446A9B" w:rsidRDefault="00674214" w:rsidP="000A1114">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系统</w:t>
            </w:r>
            <w:r w:rsidRPr="009C0436">
              <w:rPr>
                <w:rFonts w:asciiTheme="minorEastAsia" w:hAnsiTheme="minorEastAsia"/>
                <w:szCs w:val="21"/>
              </w:rPr>
              <w:t>显示快递的</w:t>
            </w:r>
            <w:r w:rsidRPr="009C0436">
              <w:rPr>
                <w:rFonts w:asciiTheme="minorEastAsia" w:hAnsiTheme="minorEastAsia" w:hint="eastAsia"/>
                <w:szCs w:val="21"/>
              </w:rPr>
              <w:t>历史</w:t>
            </w:r>
            <w:r>
              <w:rPr>
                <w:rFonts w:asciiTheme="minorEastAsia" w:hAnsiTheme="minorEastAsia"/>
                <w:szCs w:val="21"/>
              </w:rPr>
              <w:t>和当前货运状态、</w:t>
            </w:r>
            <w:r w:rsidRPr="009C0436">
              <w:rPr>
                <w:rFonts w:asciiTheme="minorEastAsia" w:hAnsiTheme="minorEastAsia"/>
                <w:szCs w:val="21"/>
              </w:rPr>
              <w:t>对应的时间</w:t>
            </w:r>
            <w:r>
              <w:rPr>
                <w:rFonts w:asciiTheme="minorEastAsia" w:hAnsiTheme="minorEastAsia"/>
                <w:szCs w:val="21"/>
              </w:rPr>
              <w:t>。</w:t>
            </w:r>
          </w:p>
        </w:tc>
      </w:tr>
      <w:tr w:rsidR="00674214" w:rsidRPr="00054BB3" w:rsidTr="000A1114">
        <w:trPr>
          <w:trHeight w:val="365"/>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扩展流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szCs w:val="21"/>
              </w:rPr>
              <w:t>1a.  非法订单</w:t>
            </w:r>
            <w:r w:rsidRPr="009C0436">
              <w:rPr>
                <w:rFonts w:asciiTheme="minorEastAsia" w:eastAsiaTheme="minorEastAsia" w:hAnsiTheme="minorEastAsia" w:hint="eastAsia"/>
                <w:szCs w:val="21"/>
              </w:rPr>
              <w:t>条形</w:t>
            </w:r>
            <w:r w:rsidRPr="009C0436">
              <w:rPr>
                <w:rFonts w:asciiTheme="minorEastAsia" w:eastAsiaTheme="minorEastAsia" w:hAnsiTheme="minorEastAsia"/>
                <w:szCs w:val="21"/>
              </w:rPr>
              <w:t>码号</w:t>
            </w:r>
          </w:p>
          <w:p w:rsidR="00674214" w:rsidRPr="009C0436" w:rsidRDefault="00674214" w:rsidP="000A1114">
            <w:pPr>
              <w:pStyle w:val="af3"/>
              <w:numPr>
                <w:ilvl w:val="0"/>
                <w:numId w:val="5"/>
              </w:numPr>
              <w:ind w:firstLineChars="0"/>
              <w:rPr>
                <w:rFonts w:asciiTheme="minorEastAsia" w:hAnsiTheme="minorEastAsia"/>
                <w:szCs w:val="21"/>
              </w:rPr>
            </w:pPr>
            <w:r>
              <w:rPr>
                <w:rFonts w:asciiTheme="minorEastAsia" w:hAnsiTheme="minorEastAsia"/>
                <w:szCs w:val="21"/>
              </w:rPr>
              <w:t>系统提示找不到该快递</w:t>
            </w:r>
            <w:r w:rsidRPr="009C0436">
              <w:rPr>
                <w:rFonts w:asciiTheme="minorEastAsia" w:hAnsiTheme="minorEastAsia"/>
                <w:szCs w:val="21"/>
              </w:rPr>
              <w:t>，请确认订单</w:t>
            </w:r>
            <w:r w:rsidRPr="009C0436">
              <w:rPr>
                <w:rFonts w:asciiTheme="minorEastAsia" w:hAnsiTheme="minorEastAsia" w:hint="eastAsia"/>
                <w:szCs w:val="21"/>
              </w:rPr>
              <w:t>条形</w:t>
            </w:r>
            <w:r w:rsidRPr="009C0436">
              <w:rPr>
                <w:rFonts w:asciiTheme="minorEastAsia" w:hAnsiTheme="minorEastAsia"/>
                <w:szCs w:val="21"/>
              </w:rPr>
              <w:t>码号输入是否正确</w:t>
            </w:r>
          </w:p>
          <w:p w:rsidR="00674214" w:rsidRPr="009C0436" w:rsidRDefault="00674214" w:rsidP="000A1114">
            <w:pPr>
              <w:pStyle w:val="af3"/>
              <w:numPr>
                <w:ilvl w:val="0"/>
                <w:numId w:val="5"/>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一次只能输入一个订单</w:t>
            </w:r>
            <w:r w:rsidRPr="009C0436">
              <w:rPr>
                <w:rFonts w:asciiTheme="minorEastAsia" w:hAnsiTheme="minorEastAsia" w:hint="eastAsia"/>
                <w:szCs w:val="21"/>
              </w:rPr>
              <w:t>条形</w:t>
            </w:r>
            <w:r w:rsidRPr="009C0436">
              <w:rPr>
                <w:rFonts w:asciiTheme="minorEastAsia" w:hAnsiTheme="minorEastAsia"/>
                <w:szCs w:val="21"/>
              </w:rPr>
              <w:t>码号，</w:t>
            </w:r>
            <w:r w:rsidRPr="009C0436">
              <w:rPr>
                <w:rFonts w:asciiTheme="minorEastAsia" w:hAnsiTheme="minorEastAsia" w:hint="eastAsia"/>
                <w:szCs w:val="21"/>
              </w:rPr>
              <w:t>否则</w:t>
            </w:r>
            <w:r w:rsidRPr="009C0436">
              <w:rPr>
                <w:rFonts w:asciiTheme="minorEastAsia" w:hAnsiTheme="minorEastAsia"/>
                <w:szCs w:val="21"/>
              </w:rPr>
              <w:t>按1</w:t>
            </w:r>
            <w:r w:rsidRPr="009C0436">
              <w:rPr>
                <w:rFonts w:asciiTheme="minorEastAsia" w:hAnsiTheme="minorEastAsia" w:hint="eastAsia"/>
                <w:szCs w:val="21"/>
              </w:rPr>
              <w:t>处理</w:t>
            </w:r>
          </w:p>
        </w:tc>
      </w:tr>
      <w:tr w:rsidR="00674214" w:rsidRPr="00054BB3" w:rsidTr="000A1114">
        <w:trPr>
          <w:trHeight w:val="608"/>
        </w:trPr>
        <w:tc>
          <w:tcPr>
            <w:tcW w:w="593" w:type="pct"/>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rPr>
                <w:rFonts w:asciiTheme="minorEastAsia" w:eastAsiaTheme="minorEastAsia" w:hAnsiTheme="minorEastAsia"/>
                <w:szCs w:val="21"/>
              </w:rPr>
            </w:pPr>
            <w:r w:rsidRPr="009C0436">
              <w:rPr>
                <w:rFonts w:asciiTheme="minorEastAsia" w:eastAsiaTheme="minorEastAsia" w:hAnsiTheme="minorEastAsia" w:cs="宋体" w:hint="eastAsia"/>
                <w:szCs w:val="21"/>
              </w:rPr>
              <w:t>特殊需</w:t>
            </w:r>
            <w:r w:rsidRPr="009C0436">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9C0436" w:rsidRDefault="00674214" w:rsidP="000A1114">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 xml:space="preserve">1. </w:t>
            </w:r>
            <w:r w:rsidRPr="009C0436">
              <w:rPr>
                <w:rFonts w:asciiTheme="minorEastAsia" w:eastAsiaTheme="minorEastAsia" w:hAnsiTheme="minorEastAsia" w:hint="eastAsia"/>
                <w:szCs w:val="21"/>
              </w:rPr>
              <w:t>货物的</w:t>
            </w:r>
            <w:r w:rsidRPr="009C0436">
              <w:rPr>
                <w:rFonts w:asciiTheme="minorEastAsia" w:eastAsiaTheme="minorEastAsia" w:hAnsiTheme="minorEastAsia"/>
                <w:szCs w:val="21"/>
              </w:rPr>
              <w:t>货运状态包括：</w:t>
            </w:r>
            <w:r w:rsidRPr="009C0436">
              <w:rPr>
                <w:rFonts w:asciiTheme="minorEastAsia" w:eastAsiaTheme="minorEastAsia" w:hAnsiTheme="minorEastAsia" w:hint="eastAsia"/>
                <w:szCs w:val="21"/>
              </w:rPr>
              <w:t>收件</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收件人</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、到达收件人中转中心、</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 xml:space="preserve">             </w:t>
            </w:r>
          </w:p>
        </w:tc>
      </w:tr>
    </w:tbl>
    <w:p w:rsidR="009C5FF1" w:rsidRPr="00674214" w:rsidRDefault="009C5FF1"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处理订单</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674214" w:rsidRPr="00054BB3" w:rsidTr="000A1114">
        <w:trPr>
          <w:trHeight w:val="353"/>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快递员，目标是方便快捷的完成订单，</w:t>
            </w:r>
            <w:r w:rsidRPr="00054BB3">
              <w:rPr>
                <w:rFonts w:asciiTheme="minorEastAsia" w:eastAsiaTheme="minorEastAsia" w:hAnsiTheme="minorEastAsia" w:hint="eastAsia"/>
                <w:szCs w:val="21"/>
              </w:rPr>
              <w:t>同时</w:t>
            </w:r>
            <w:r w:rsidRPr="00054BB3">
              <w:rPr>
                <w:rFonts w:asciiTheme="minorEastAsia" w:eastAsiaTheme="minorEastAsia" w:hAnsiTheme="minorEastAsia"/>
                <w:szCs w:val="21"/>
              </w:rPr>
              <w:t>给出报价和预计快递到达的时间</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寄件人</w:t>
            </w:r>
            <w:r w:rsidRPr="00054BB3">
              <w:rPr>
                <w:rFonts w:asciiTheme="minorEastAsia" w:eastAsiaTheme="minorEastAsia" w:hAnsiTheme="minorEastAsia" w:hint="eastAsia"/>
                <w:szCs w:val="21"/>
              </w:rPr>
              <w:t>将</w:t>
            </w:r>
            <w:r w:rsidRPr="00054BB3">
              <w:rPr>
                <w:rFonts w:asciiTheme="minorEastAsia" w:eastAsiaTheme="minorEastAsia" w:hAnsiTheme="minorEastAsia"/>
                <w:szCs w:val="21"/>
              </w:rPr>
              <w:t>快递物品携带</w:t>
            </w:r>
            <w:r w:rsidRPr="00054BB3">
              <w:rPr>
                <w:rFonts w:asciiTheme="minorEastAsia" w:eastAsiaTheme="minorEastAsia" w:hAnsiTheme="minorEastAsia" w:hint="eastAsia"/>
                <w:szCs w:val="21"/>
              </w:rPr>
              <w:t>至</w:t>
            </w:r>
            <w:r w:rsidRPr="00054BB3">
              <w:rPr>
                <w:rFonts w:asciiTheme="minorEastAsia" w:eastAsiaTheme="minorEastAsia" w:hAnsiTheme="minorEastAsia"/>
                <w:szCs w:val="21"/>
              </w:rPr>
              <w:t>快递员</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674214" w:rsidRPr="00054BB3" w:rsidTr="000A1114">
        <w:trPr>
          <w:trHeight w:val="35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系统记录</w:t>
            </w:r>
            <w:r w:rsidRPr="00054BB3">
              <w:rPr>
                <w:rFonts w:asciiTheme="minorEastAsia" w:eastAsiaTheme="minorEastAsia" w:hAnsiTheme="minorEastAsia" w:hint="eastAsia"/>
                <w:szCs w:val="21"/>
              </w:rPr>
              <w:t>订单信息，更新</w:t>
            </w:r>
            <w:r w:rsidRPr="00054BB3">
              <w:rPr>
                <w:rFonts w:asciiTheme="minorEastAsia" w:eastAsiaTheme="minorEastAsia" w:hAnsiTheme="minorEastAsia"/>
                <w:szCs w:val="21"/>
              </w:rPr>
              <w:t>订单状态、</w:t>
            </w:r>
            <w:r w:rsidRPr="00054BB3">
              <w:rPr>
                <w:rFonts w:asciiTheme="minorEastAsia" w:eastAsiaTheme="minorEastAsia" w:hAnsiTheme="minorEastAsia" w:hint="eastAsia"/>
                <w:szCs w:val="21"/>
              </w:rPr>
              <w:t>货运</w:t>
            </w:r>
            <w:r w:rsidRPr="00054BB3">
              <w:rPr>
                <w:rFonts w:asciiTheme="minorEastAsia" w:eastAsiaTheme="minorEastAsia" w:hAnsiTheme="minorEastAsia"/>
                <w:szCs w:val="21"/>
              </w:rPr>
              <w:t>状态，将该操作记录入操作日志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快递员</w:t>
            </w:r>
            <w:r w:rsidRPr="00054BB3">
              <w:rPr>
                <w:rFonts w:asciiTheme="minorEastAsia" w:hAnsiTheme="minorEastAsia"/>
                <w:szCs w:val="21"/>
              </w:rPr>
              <w:t>接收快递并获取寄件人信息，托运货物</w:t>
            </w:r>
            <w:r w:rsidRPr="00054BB3">
              <w:rPr>
                <w:rFonts w:asciiTheme="minorEastAsia" w:hAnsiTheme="minorEastAsia" w:hint="eastAsia"/>
                <w:szCs w:val="21"/>
              </w:rPr>
              <w:t>信息</w:t>
            </w:r>
            <w:r w:rsidRPr="00054BB3">
              <w:rPr>
                <w:rFonts w:asciiTheme="minorEastAsia" w:hAnsiTheme="minorEastAsia"/>
                <w:szCs w:val="21"/>
              </w:rPr>
              <w:t>，</w:t>
            </w:r>
            <w:r w:rsidRPr="00054BB3">
              <w:rPr>
                <w:rFonts w:asciiTheme="minorEastAsia" w:hAnsiTheme="minorEastAsia" w:hint="eastAsia"/>
                <w:szCs w:val="21"/>
              </w:rPr>
              <w:t>快递</w:t>
            </w:r>
            <w:r w:rsidRPr="00054BB3">
              <w:rPr>
                <w:rFonts w:asciiTheme="minorEastAsia" w:hAnsiTheme="minorEastAsia"/>
                <w:szCs w:val="21"/>
              </w:rPr>
              <w:t>类型，</w:t>
            </w:r>
            <w:r w:rsidRPr="00054BB3">
              <w:rPr>
                <w:rFonts w:asciiTheme="minorEastAsia" w:hAnsiTheme="minorEastAsia" w:hint="eastAsia"/>
                <w:szCs w:val="21"/>
              </w:rPr>
              <w:t>包装</w:t>
            </w:r>
            <w:r w:rsidRPr="00054BB3">
              <w:rPr>
                <w:rFonts w:asciiTheme="minorEastAsia" w:hAnsiTheme="minorEastAsia"/>
                <w:szCs w:val="21"/>
              </w:rPr>
              <w:t>类型和收件    人信息</w:t>
            </w:r>
          </w:p>
          <w:p w:rsidR="00674214" w:rsidRDefault="00674214" w:rsidP="000A1114">
            <w:pPr>
              <w:pStyle w:val="af3"/>
              <w:numPr>
                <w:ilvl w:val="0"/>
                <w:numId w:val="6"/>
              </w:numPr>
              <w:ind w:firstLineChars="0"/>
              <w:rPr>
                <w:rFonts w:asciiTheme="minorEastAsia" w:hAnsiTheme="minorEastAsia"/>
                <w:szCs w:val="21"/>
              </w:rPr>
            </w:pPr>
            <w:r>
              <w:rPr>
                <w:rFonts w:asciiTheme="minorEastAsia" w:hAnsiTheme="minorEastAsia"/>
                <w:szCs w:val="21"/>
              </w:rPr>
              <w:t>快递员从系统菜单中选择处理订单功能。</w:t>
            </w:r>
          </w:p>
          <w:p w:rsidR="00674214" w:rsidRPr="00054BB3" w:rsidRDefault="00674214" w:rsidP="000A1114">
            <w:pPr>
              <w:pStyle w:val="af3"/>
              <w:numPr>
                <w:ilvl w:val="0"/>
                <w:numId w:val="6"/>
              </w:numPr>
              <w:ind w:firstLineChars="0"/>
              <w:rPr>
                <w:rFonts w:asciiTheme="minorEastAsia" w:hAnsiTheme="minorEastAsia"/>
                <w:szCs w:val="21"/>
              </w:rPr>
            </w:pPr>
            <w:r>
              <w:rPr>
                <w:rFonts w:asciiTheme="minorEastAsia" w:hAnsiTheme="minorEastAsia"/>
                <w:szCs w:val="21"/>
              </w:rPr>
              <w:t>系统显示处理订单功能界面。</w:t>
            </w:r>
          </w:p>
          <w:p w:rsidR="00674214" w:rsidRPr="00054BB3"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szCs w:val="21"/>
              </w:rPr>
              <w:t>快递员回营业厅依据获取</w:t>
            </w:r>
            <w:r w:rsidRPr="00054BB3">
              <w:rPr>
                <w:rFonts w:asciiTheme="minorEastAsia" w:hAnsiTheme="minorEastAsia" w:hint="eastAsia"/>
                <w:szCs w:val="21"/>
              </w:rPr>
              <w:t>的</w:t>
            </w:r>
            <w:r w:rsidRPr="00054BB3">
              <w:rPr>
                <w:rFonts w:asciiTheme="minorEastAsia" w:hAnsiTheme="minorEastAsia"/>
                <w:szCs w:val="21"/>
              </w:rPr>
              <w:t>收件人信息，</w:t>
            </w:r>
            <w:r w:rsidRPr="00054BB3">
              <w:rPr>
                <w:rFonts w:asciiTheme="minorEastAsia" w:hAnsiTheme="minorEastAsia" w:hint="eastAsia"/>
                <w:szCs w:val="21"/>
              </w:rPr>
              <w:t>托运</w:t>
            </w:r>
            <w:r w:rsidRPr="00054BB3">
              <w:rPr>
                <w:rFonts w:asciiTheme="minorEastAsia" w:hAnsiTheme="minorEastAsia"/>
                <w:szCs w:val="21"/>
              </w:rPr>
              <w:t>货物信息，</w:t>
            </w:r>
            <w:r w:rsidRPr="00054BB3">
              <w:rPr>
                <w:rFonts w:asciiTheme="minorEastAsia" w:hAnsiTheme="minorEastAsia" w:hint="eastAsia"/>
                <w:szCs w:val="21"/>
              </w:rPr>
              <w:t>快递类型</w:t>
            </w:r>
            <w:r w:rsidRPr="00054BB3">
              <w:rPr>
                <w:rFonts w:asciiTheme="minorEastAsia" w:hAnsiTheme="minorEastAsia"/>
                <w:szCs w:val="21"/>
              </w:rPr>
              <w:t>，</w:t>
            </w:r>
            <w:r w:rsidRPr="00054BB3">
              <w:rPr>
                <w:rFonts w:asciiTheme="minorEastAsia" w:hAnsiTheme="minorEastAsia" w:hint="eastAsia"/>
                <w:szCs w:val="21"/>
              </w:rPr>
              <w:t>包装</w:t>
            </w:r>
            <w:r w:rsidRPr="00054BB3">
              <w:rPr>
                <w:rFonts w:asciiTheme="minorEastAsia" w:hAnsiTheme="minorEastAsia"/>
                <w:szCs w:val="21"/>
              </w:rPr>
              <w:t>类型输入</w:t>
            </w:r>
            <w:r w:rsidRPr="00054BB3">
              <w:rPr>
                <w:rFonts w:asciiTheme="minorEastAsia" w:hAnsiTheme="minorEastAsia" w:hint="eastAsia"/>
                <w:szCs w:val="21"/>
              </w:rPr>
              <w:t>寄件单</w:t>
            </w:r>
          </w:p>
          <w:p w:rsidR="00674214" w:rsidRPr="00054BB3"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系统计算</w:t>
            </w:r>
            <w:r w:rsidRPr="00054BB3">
              <w:rPr>
                <w:rFonts w:asciiTheme="minorEastAsia" w:hAnsiTheme="minorEastAsia" w:hint="eastAsia"/>
                <w:szCs w:val="21"/>
              </w:rPr>
              <w:t>订单</w:t>
            </w:r>
            <w:r w:rsidRPr="00054BB3">
              <w:rPr>
                <w:rFonts w:asciiTheme="minorEastAsia" w:hAnsiTheme="minorEastAsia"/>
                <w:szCs w:val="21"/>
              </w:rPr>
              <w:t>费用合计</w:t>
            </w:r>
          </w:p>
          <w:p w:rsidR="00674214" w:rsidRPr="00054BB3"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记录并显示订单和订单条形码号</w:t>
            </w:r>
          </w:p>
          <w:p w:rsidR="00674214" w:rsidRPr="00054BB3"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显示报价和</w:t>
            </w:r>
            <w:r w:rsidRPr="00054BB3">
              <w:rPr>
                <w:rFonts w:asciiTheme="minorEastAsia" w:hAnsiTheme="minorEastAsia" w:hint="eastAsia"/>
                <w:szCs w:val="21"/>
              </w:rPr>
              <w:t>预计</w:t>
            </w:r>
            <w:r w:rsidRPr="00054BB3">
              <w:rPr>
                <w:rFonts w:asciiTheme="minorEastAsia" w:hAnsiTheme="minorEastAsia"/>
                <w:szCs w:val="21"/>
              </w:rPr>
              <w:t>到达日期</w:t>
            </w:r>
          </w:p>
          <w:p w:rsidR="00674214" w:rsidRPr="00054BB3" w:rsidRDefault="00674214" w:rsidP="000A1114">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系统记录“订单处理”和时间到日志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Default="00674214" w:rsidP="000A1114">
            <w:pPr>
              <w:rPr>
                <w:rFonts w:asciiTheme="minorEastAsia" w:eastAsiaTheme="minorEastAsia" w:hAnsiTheme="minorEastAsia"/>
                <w:szCs w:val="21"/>
              </w:rPr>
            </w:pPr>
            <w:r>
              <w:rPr>
                <w:rFonts w:asciiTheme="minorEastAsia" w:eastAsiaTheme="minorEastAsia" w:hAnsiTheme="minorEastAsia"/>
                <w:szCs w:val="21"/>
              </w:rPr>
              <w:t>4a.  快递</w:t>
            </w:r>
            <w:r>
              <w:rPr>
                <w:rFonts w:asciiTheme="minorEastAsia" w:eastAsiaTheme="minorEastAsia" w:hAnsiTheme="minorEastAsia" w:hint="eastAsia"/>
                <w:szCs w:val="21"/>
              </w:rPr>
              <w:t>员</w:t>
            </w:r>
            <w:r>
              <w:rPr>
                <w:rFonts w:asciiTheme="minorEastAsia" w:eastAsiaTheme="minorEastAsia" w:hAnsiTheme="minorEastAsia"/>
                <w:szCs w:val="21"/>
              </w:rPr>
              <w:t>在录入过程中选择取消处理订单</w:t>
            </w:r>
          </w:p>
          <w:p w:rsidR="00674214" w:rsidRDefault="00674214" w:rsidP="000A1114">
            <w:pPr>
              <w:rPr>
                <w:rFonts w:asciiTheme="minorEastAsia" w:eastAsiaTheme="minorEastAsia" w:hAnsiTheme="minorEastAsia"/>
                <w:szCs w:val="21"/>
              </w:rPr>
            </w:pPr>
            <w:r>
              <w:rPr>
                <w:rFonts w:asciiTheme="minorEastAsia" w:eastAsiaTheme="minorEastAsia" w:hAnsiTheme="minorEastAsia" w:hint="eastAsia"/>
                <w:szCs w:val="21"/>
              </w:rPr>
              <w:t xml:space="preserve">     1.系统</w:t>
            </w:r>
            <w:r>
              <w:rPr>
                <w:rFonts w:asciiTheme="minorEastAsia" w:eastAsiaTheme="minorEastAsia" w:hAnsiTheme="minorEastAsia"/>
                <w:szCs w:val="21"/>
              </w:rPr>
              <w:t>放弃订单录入，</w:t>
            </w:r>
            <w:r>
              <w:rPr>
                <w:rFonts w:asciiTheme="minorEastAsia" w:eastAsiaTheme="minorEastAsia" w:hAnsiTheme="minorEastAsia" w:hint="eastAsia"/>
                <w:szCs w:val="21"/>
              </w:rPr>
              <w:t>关闭该</w:t>
            </w:r>
            <w:r>
              <w:rPr>
                <w:rFonts w:asciiTheme="minorEastAsia" w:eastAsiaTheme="minorEastAsia" w:hAnsiTheme="minorEastAsia"/>
                <w:szCs w:val="21"/>
              </w:rPr>
              <w:t>任务</w:t>
            </w:r>
          </w:p>
          <w:p w:rsidR="00674214" w:rsidRDefault="00674214" w:rsidP="000A1114">
            <w:pPr>
              <w:rPr>
                <w:rFonts w:asciiTheme="minorEastAsia" w:eastAsiaTheme="minorEastAsia" w:hAnsiTheme="minorEastAsia"/>
                <w:szCs w:val="21"/>
              </w:rPr>
            </w:pPr>
            <w:r>
              <w:rPr>
                <w:rFonts w:asciiTheme="minorEastAsia" w:eastAsiaTheme="minorEastAsia" w:hAnsiTheme="minorEastAsia"/>
                <w:szCs w:val="21"/>
              </w:rPr>
              <w:t>4b</w:t>
            </w:r>
            <w:r>
              <w:rPr>
                <w:rFonts w:asciiTheme="minorEastAsia" w:eastAsiaTheme="minorEastAsia" w:hAnsiTheme="minorEastAsia" w:hint="eastAsia"/>
                <w:szCs w:val="21"/>
              </w:rPr>
              <w:t>.</w:t>
            </w:r>
            <w:r>
              <w:rPr>
                <w:rFonts w:asciiTheme="minorEastAsia" w:eastAsiaTheme="minorEastAsia" w:hAnsiTheme="minorEastAsia"/>
                <w:szCs w:val="21"/>
              </w:rPr>
              <w:t xml:space="preserve">  快递员输入信息有误</w:t>
            </w:r>
          </w:p>
          <w:p w:rsidR="00674214" w:rsidRDefault="00674214" w:rsidP="000A1114">
            <w:pPr>
              <w:rPr>
                <w:rFonts w:asciiTheme="minorEastAsia" w:eastAsiaTheme="minorEastAsia" w:hAnsiTheme="minorEastAsia"/>
                <w:szCs w:val="21"/>
              </w:rPr>
            </w:pPr>
            <w:r>
              <w:rPr>
                <w:rFonts w:asciiTheme="minorEastAsia" w:eastAsiaTheme="minorEastAsia" w:hAnsiTheme="minorEastAsia" w:hint="eastAsia"/>
                <w:szCs w:val="21"/>
              </w:rPr>
              <w:lastRenderedPageBreak/>
              <w:t xml:space="preserve">     1.快递员输入手机号码格式错误，系统提示手机号码格式错误</w:t>
            </w:r>
          </w:p>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5a.  计算预计到达时间没有历史数据</w:t>
            </w:r>
          </w:p>
          <w:p w:rsidR="00674214" w:rsidRPr="00054BB3" w:rsidRDefault="00674214" w:rsidP="000A1114">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系统设置历史数据为0</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寄件人</w:t>
            </w:r>
            <w:r w:rsidRPr="00054BB3">
              <w:rPr>
                <w:rFonts w:asciiTheme="minorEastAsia" w:hAnsiTheme="minorEastAsia"/>
                <w:szCs w:val="21"/>
              </w:rPr>
              <w:t>信息包括：</w:t>
            </w:r>
            <w:r w:rsidRPr="00054BB3">
              <w:rPr>
                <w:rFonts w:asciiTheme="minorEastAsia" w:hAnsiTheme="minorEastAsia" w:hint="eastAsia"/>
                <w:szCs w:val="21"/>
              </w:rPr>
              <w:t>寄件人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收件人</w:t>
            </w:r>
            <w:r w:rsidRPr="00054BB3">
              <w:rPr>
                <w:rFonts w:asciiTheme="minorEastAsia" w:hAnsiTheme="minorEastAsia"/>
                <w:szCs w:val="21"/>
              </w:rPr>
              <w:t>信息包括：</w:t>
            </w:r>
            <w:r w:rsidRPr="00054BB3">
              <w:rPr>
                <w:rFonts w:asciiTheme="minorEastAsia" w:hAnsiTheme="minorEastAsia" w:hint="eastAsia"/>
                <w:szCs w:val="21"/>
              </w:rPr>
              <w:t>收件人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托运</w:t>
            </w:r>
            <w:r w:rsidRPr="00054BB3">
              <w:rPr>
                <w:rFonts w:asciiTheme="minorEastAsia" w:hAnsiTheme="minorEastAsia"/>
                <w:szCs w:val="21"/>
              </w:rPr>
              <w:t>货物信息包括：</w:t>
            </w:r>
            <w:r w:rsidRPr="00054BB3">
              <w:rPr>
                <w:rFonts w:asciiTheme="minorEastAsia" w:hAnsiTheme="minorEastAsia" w:hint="eastAsia"/>
                <w:szCs w:val="21"/>
              </w:rPr>
              <w:t>原件数</w:t>
            </w:r>
            <w:r w:rsidRPr="00054BB3">
              <w:rPr>
                <w:rFonts w:asciiTheme="minorEastAsia" w:hAnsiTheme="minorEastAsia"/>
                <w:szCs w:val="21"/>
              </w:rPr>
              <w:t>，</w:t>
            </w:r>
            <w:r w:rsidRPr="00054BB3">
              <w:rPr>
                <w:rFonts w:asciiTheme="minorEastAsia" w:hAnsiTheme="minorEastAsia" w:hint="eastAsia"/>
                <w:szCs w:val="21"/>
              </w:rPr>
              <w:t>实际</w:t>
            </w:r>
            <w:r w:rsidRPr="00054BB3">
              <w:rPr>
                <w:rFonts w:asciiTheme="minorEastAsia" w:hAnsiTheme="minorEastAsia"/>
                <w:szCs w:val="21"/>
              </w:rPr>
              <w:t>重量，</w:t>
            </w:r>
            <w:r w:rsidRPr="00054BB3">
              <w:rPr>
                <w:rFonts w:asciiTheme="minorEastAsia" w:hAnsiTheme="minorEastAsia" w:hint="eastAsia"/>
                <w:szCs w:val="21"/>
              </w:rPr>
              <w:t>体积</w:t>
            </w:r>
            <w:r w:rsidRPr="00054BB3">
              <w:rPr>
                <w:rFonts w:asciiTheme="minorEastAsia" w:hAnsiTheme="minorEastAsia"/>
                <w:szCs w:val="21"/>
              </w:rPr>
              <w:t>，</w:t>
            </w:r>
            <w:r w:rsidRPr="00054BB3">
              <w:rPr>
                <w:rFonts w:asciiTheme="minorEastAsia" w:hAnsiTheme="minorEastAsia" w:hint="eastAsia"/>
                <w:szCs w:val="21"/>
              </w:rPr>
              <w:t>内件</w:t>
            </w:r>
            <w:r w:rsidRPr="00054BB3">
              <w:rPr>
                <w:rFonts w:asciiTheme="minorEastAsia" w:hAnsiTheme="minorEastAsia"/>
                <w:szCs w:val="21"/>
              </w:rPr>
              <w:t>品名</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快递</w:t>
            </w:r>
            <w:r w:rsidRPr="00054BB3">
              <w:rPr>
                <w:rFonts w:asciiTheme="minorEastAsia" w:hAnsiTheme="minorEastAsia"/>
                <w:szCs w:val="21"/>
              </w:rPr>
              <w:t>种类包括：</w:t>
            </w:r>
            <w:r w:rsidRPr="00054BB3">
              <w:rPr>
                <w:rFonts w:asciiTheme="minorEastAsia" w:hAnsiTheme="minorEastAsia" w:hint="eastAsia"/>
                <w:szCs w:val="21"/>
              </w:rPr>
              <w:t>经济</w:t>
            </w:r>
            <w:r w:rsidRPr="00054BB3">
              <w:rPr>
                <w:rFonts w:asciiTheme="minorEastAsia" w:hAnsiTheme="minorEastAsia"/>
                <w:szCs w:val="21"/>
              </w:rPr>
              <w:t>快递，</w:t>
            </w:r>
            <w:r w:rsidRPr="00054BB3">
              <w:rPr>
                <w:rFonts w:asciiTheme="minorEastAsia" w:hAnsiTheme="minorEastAsia" w:hint="eastAsia"/>
                <w:szCs w:val="21"/>
              </w:rPr>
              <w:t>标准</w:t>
            </w:r>
            <w:r w:rsidRPr="00054BB3">
              <w:rPr>
                <w:rFonts w:asciiTheme="minorEastAsia" w:hAnsiTheme="minorEastAsia"/>
                <w:szCs w:val="21"/>
              </w:rPr>
              <w:t>快递，</w:t>
            </w:r>
            <w:r w:rsidRPr="00054BB3">
              <w:rPr>
                <w:rFonts w:asciiTheme="minorEastAsia" w:hAnsiTheme="minorEastAsia" w:hint="eastAsia"/>
                <w:szCs w:val="21"/>
              </w:rPr>
              <w:t>特快</w:t>
            </w:r>
            <w:r w:rsidRPr="00054BB3">
              <w:rPr>
                <w:rFonts w:asciiTheme="minorEastAsia" w:hAnsiTheme="minorEastAsia"/>
                <w:szCs w:val="21"/>
              </w:rPr>
              <w:t>快递</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包装类型</w:t>
            </w:r>
            <w:r w:rsidRPr="00054BB3">
              <w:rPr>
                <w:rFonts w:asciiTheme="minorEastAsia" w:hAnsiTheme="minorEastAsia"/>
                <w:szCs w:val="21"/>
              </w:rPr>
              <w:t>包括：</w:t>
            </w:r>
            <w:r w:rsidRPr="00054BB3">
              <w:rPr>
                <w:rFonts w:asciiTheme="minorEastAsia" w:hAnsiTheme="minorEastAsia" w:hint="eastAsia"/>
                <w:szCs w:val="21"/>
              </w:rPr>
              <w:t>纸箱</w:t>
            </w:r>
            <w:r w:rsidRPr="00054BB3">
              <w:rPr>
                <w:rFonts w:asciiTheme="minorEastAsia" w:hAnsiTheme="minorEastAsia"/>
                <w:szCs w:val="21"/>
              </w:rPr>
              <w:t>（5</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木箱</w:t>
            </w:r>
            <w:r w:rsidRPr="00054BB3">
              <w:rPr>
                <w:rFonts w:asciiTheme="minorEastAsia" w:hAnsiTheme="minorEastAsia"/>
                <w:szCs w:val="21"/>
              </w:rPr>
              <w:t>（10</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快递袋</w:t>
            </w:r>
            <w:r w:rsidRPr="00054BB3">
              <w:rPr>
                <w:rFonts w:asciiTheme="minorEastAsia" w:hAnsiTheme="minorEastAsia"/>
                <w:szCs w:val="21"/>
              </w:rPr>
              <w:t>（1</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其他</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统计费用合计依据公式：</w:t>
            </w:r>
            <w:r w:rsidRPr="00054BB3">
              <w:rPr>
                <w:rFonts w:asciiTheme="minorEastAsia" w:hAnsiTheme="minorEastAsia" w:hint="eastAsia"/>
                <w:szCs w:val="21"/>
              </w:rPr>
              <w:t>费用合计</w:t>
            </w:r>
            <w:r w:rsidRPr="00054BB3">
              <w:rPr>
                <w:rFonts w:asciiTheme="minorEastAsia" w:hAnsiTheme="minorEastAsia"/>
                <w:szCs w:val="21"/>
              </w:rPr>
              <w:t>＝</w:t>
            </w:r>
            <w:r w:rsidRPr="00054BB3">
              <w:rPr>
                <w:rFonts w:asciiTheme="minorEastAsia" w:hAnsiTheme="minorEastAsia" w:hint="eastAsia"/>
                <w:szCs w:val="21"/>
              </w:rPr>
              <w:t>运费</w:t>
            </w:r>
            <w:r w:rsidRPr="00054BB3">
              <w:rPr>
                <w:rFonts w:asciiTheme="minorEastAsia" w:hAnsiTheme="minorEastAsia"/>
                <w:szCs w:val="21"/>
              </w:rPr>
              <w:t>＋</w:t>
            </w:r>
            <w:r w:rsidRPr="00054BB3">
              <w:rPr>
                <w:rFonts w:asciiTheme="minorEastAsia" w:hAnsiTheme="minorEastAsia" w:hint="eastAsia"/>
                <w:szCs w:val="21"/>
              </w:rPr>
              <w:t>包装费</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订单</w:t>
            </w:r>
            <w:r w:rsidRPr="00054BB3">
              <w:rPr>
                <w:rFonts w:asciiTheme="minorEastAsia" w:hAnsiTheme="minorEastAsia"/>
                <w:szCs w:val="21"/>
              </w:rPr>
              <w:t>条形码</w:t>
            </w:r>
            <w:r w:rsidRPr="00054BB3">
              <w:rPr>
                <w:rFonts w:asciiTheme="minorEastAsia" w:hAnsiTheme="minorEastAsia" w:hint="eastAsia"/>
                <w:szCs w:val="21"/>
              </w:rPr>
              <w:t>号</w:t>
            </w:r>
            <w:r w:rsidRPr="00054BB3">
              <w:rPr>
                <w:rFonts w:asciiTheme="minorEastAsia" w:hAnsiTheme="minorEastAsia"/>
                <w:szCs w:val="21"/>
              </w:rPr>
              <w:t>为十位数</w:t>
            </w:r>
          </w:p>
          <w:p w:rsidR="00674214" w:rsidRPr="00054BB3" w:rsidRDefault="00674214" w:rsidP="000A1114">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如果</w:t>
            </w:r>
            <w:r w:rsidRPr="00054BB3">
              <w:rPr>
                <w:rFonts w:asciiTheme="minorEastAsia" w:hAnsiTheme="minorEastAsia"/>
                <w:szCs w:val="21"/>
              </w:rPr>
              <w:t>是比较轻，</w:t>
            </w:r>
            <w:r w:rsidRPr="00054BB3">
              <w:rPr>
                <w:rFonts w:asciiTheme="minorEastAsia" w:hAnsiTheme="minorEastAsia" w:hint="eastAsia"/>
                <w:szCs w:val="21"/>
              </w:rPr>
              <w:t>体积</w:t>
            </w:r>
            <w:r w:rsidRPr="00054BB3">
              <w:rPr>
                <w:rFonts w:asciiTheme="minorEastAsia" w:hAnsiTheme="minorEastAsia"/>
                <w:szCs w:val="21"/>
              </w:rPr>
              <w:t>比较</w:t>
            </w:r>
            <w:r w:rsidRPr="00054BB3">
              <w:rPr>
                <w:rFonts w:asciiTheme="minorEastAsia" w:hAnsiTheme="minorEastAsia" w:hint="eastAsia"/>
                <w:szCs w:val="21"/>
              </w:rPr>
              <w:t>大的</w:t>
            </w:r>
            <w:r w:rsidRPr="00054BB3">
              <w:rPr>
                <w:rFonts w:asciiTheme="minorEastAsia" w:hAnsiTheme="minorEastAsia"/>
                <w:szCs w:val="21"/>
              </w:rPr>
              <w:t>货物，</w:t>
            </w:r>
            <w:r>
              <w:rPr>
                <w:rFonts w:asciiTheme="minorEastAsia" w:hAnsiTheme="minorEastAsia"/>
                <w:szCs w:val="21"/>
              </w:rPr>
              <w:t>即</w:t>
            </w:r>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体积</m:t>
                      </m:r>
                      <m:r>
                        <m:rPr>
                          <m:sty m:val="p"/>
                        </m:rPr>
                        <w:rPr>
                          <w:rFonts w:ascii="Cambria Math" w:hAnsi="Cambria Math"/>
                          <w:szCs w:val="21"/>
                        </w:rPr>
                        <m:t>（</m:t>
                      </m:r>
                      <m:r>
                        <m:rPr>
                          <m:sty m:val="p"/>
                        </m:rPr>
                        <w:rPr>
                          <w:rFonts w:ascii="Cambria Math" w:hAnsi="Cambria Math"/>
                          <w:szCs w:val="21"/>
                        </w:rPr>
                        <m:t>m</m:t>
                      </m:r>
                    </m:e>
                    <m:sup>
                      <m:r>
                        <w:rPr>
                          <w:rFonts w:ascii="Cambria Math" w:hAnsi="Cambria Math"/>
                          <w:szCs w:val="21"/>
                        </w:rPr>
                        <m:t>3</m:t>
                      </m:r>
                    </m:sup>
                  </m:sSup>
                  <m:r>
                    <w:rPr>
                      <w:rFonts w:ascii="Cambria Math" w:hAnsi="Cambria Math"/>
                      <w:szCs w:val="21"/>
                    </w:rPr>
                    <m:t>）</m:t>
                  </m:r>
                </m:num>
                <m:den>
                  <m:r>
                    <w:rPr>
                      <w:rFonts w:ascii="Cambria Math" w:hAnsi="Cambria Math"/>
                      <w:szCs w:val="21"/>
                    </w:rPr>
                    <m:t>质量</m:t>
                  </m:r>
                  <m:r>
                    <m:rPr>
                      <m:sty m:val="p"/>
                    </m:rPr>
                    <w:rPr>
                      <w:rFonts w:ascii="Cambria Math" w:hAnsi="Cambria Math"/>
                      <w:szCs w:val="21"/>
                    </w:rPr>
                    <m:t>（</m:t>
                  </m:r>
                  <m:r>
                    <m:rPr>
                      <m:sty m:val="p"/>
                    </m:rPr>
                    <w:rPr>
                      <w:rFonts w:ascii="Cambria Math" w:hAnsi="Cambria Math"/>
                      <w:szCs w:val="21"/>
                    </w:rPr>
                    <m:t>kg</m:t>
                  </m:r>
                  <m:r>
                    <m:rPr>
                      <m:sty m:val="p"/>
                    </m:rPr>
                    <w:rPr>
                      <w:rFonts w:ascii="Cambria Math" w:hAnsi="Cambria Math"/>
                      <w:szCs w:val="21"/>
                    </w:rPr>
                    <m:t>）</m:t>
                  </m:r>
                </m:den>
              </m:f>
              <m:r>
                <w:rPr>
                  <w:rFonts w:ascii="Cambria Math" w:hAnsi="Cambria Math" w:hint="eastAsia"/>
                  <w:szCs w:val="21"/>
                </w:rPr>
                <m:t>≥</m:t>
              </m:r>
              <m:r>
                <w:rPr>
                  <w:rFonts w:ascii="Cambria Math" w:hAnsi="Cambria Math"/>
                  <w:szCs w:val="21"/>
                </w:rPr>
                <m:t>8</m:t>
              </m:r>
            </m:oMath>
            <w:r>
              <w:rPr>
                <w:rFonts w:asciiTheme="minorEastAsia" w:hAnsiTheme="minorEastAsia"/>
                <w:szCs w:val="21"/>
              </w:rPr>
              <w:t>,</w:t>
            </w:r>
            <w:r w:rsidRPr="00054BB3">
              <w:rPr>
                <w:rFonts w:asciiTheme="minorEastAsia" w:hAnsiTheme="minorEastAsia" w:hint="eastAsia"/>
                <w:szCs w:val="21"/>
              </w:rPr>
              <w:t>按照</w:t>
            </w:r>
            <w:r>
              <w:rPr>
                <w:rFonts w:asciiTheme="minorEastAsia" w:hAnsiTheme="minorEastAsia"/>
                <w:szCs w:val="21"/>
              </w:rPr>
              <w:t>(</w:t>
            </w:r>
            <w:r w:rsidRPr="00054BB3">
              <w:rPr>
                <w:rFonts w:asciiTheme="minorEastAsia" w:hAnsiTheme="minorEastAsia"/>
                <w:szCs w:val="21"/>
              </w:rPr>
              <w:t>长＊</w:t>
            </w:r>
            <w:r w:rsidRPr="00054BB3">
              <w:rPr>
                <w:rFonts w:asciiTheme="minorEastAsia" w:hAnsiTheme="minorEastAsia" w:hint="eastAsia"/>
                <w:szCs w:val="21"/>
              </w:rPr>
              <w:t>宽</w:t>
            </w:r>
            <w:r w:rsidRPr="00054BB3">
              <w:rPr>
                <w:rFonts w:asciiTheme="minorEastAsia" w:hAnsiTheme="minorEastAsia"/>
                <w:szCs w:val="21"/>
              </w:rPr>
              <w:t>＊</w:t>
            </w:r>
            <w:r w:rsidRPr="00054BB3">
              <w:rPr>
                <w:rFonts w:asciiTheme="minorEastAsia" w:hAnsiTheme="minorEastAsia" w:hint="eastAsia"/>
                <w:szCs w:val="21"/>
              </w:rPr>
              <w:t>高</w:t>
            </w:r>
            <w:r>
              <w:rPr>
                <w:rFonts w:asciiTheme="minorEastAsia" w:hAnsiTheme="minorEastAsia"/>
                <w:szCs w:val="21"/>
              </w:rPr>
              <w:t>(</w:t>
            </w:r>
            <m:oMath>
              <m:sSup>
                <m:sSupPr>
                  <m:ctrlPr>
                    <w:rPr>
                      <w:rFonts w:ascii="Cambria Math" w:hAnsi="Cambria Math"/>
                      <w:i/>
                      <w:szCs w:val="21"/>
                    </w:rPr>
                  </m:ctrlPr>
                </m:sSupPr>
                <m:e>
                  <m:r>
                    <w:rPr>
                      <w:rFonts w:ascii="Cambria Math" w:hAnsi="Cambria Math"/>
                      <w:szCs w:val="21"/>
                    </w:rPr>
                    <m:t>m</m:t>
                  </m:r>
                </m:e>
                <m:sup>
                  <m:r>
                    <w:rPr>
                      <w:rFonts w:ascii="Cambria Math" w:hAnsi="Cambria Math"/>
                      <w:szCs w:val="21"/>
                    </w:rPr>
                    <m:t>3</m:t>
                  </m:r>
                </m:sup>
              </m:sSup>
            </m:oMath>
            <w:r>
              <w:rPr>
                <w:rFonts w:asciiTheme="minorEastAsia" w:hAnsiTheme="minorEastAsia"/>
                <w:szCs w:val="21"/>
              </w:rPr>
              <w:t>)</w:t>
            </w:r>
            <w:r w:rsidRPr="00054BB3">
              <w:rPr>
                <w:rFonts w:asciiTheme="minorEastAsia" w:hAnsiTheme="minorEastAsia"/>
                <w:szCs w:val="21"/>
              </w:rPr>
              <w:t>／</w:t>
            </w:r>
            <w:r>
              <w:rPr>
                <w:rFonts w:asciiTheme="minorEastAsia" w:hAnsiTheme="minorEastAsia"/>
                <w:szCs w:val="21"/>
              </w:rPr>
              <w:t>5</w:t>
            </w:r>
            <w:r w:rsidRPr="00054BB3">
              <w:rPr>
                <w:rFonts w:asciiTheme="minorEastAsia" w:hAnsiTheme="minorEastAsia"/>
                <w:szCs w:val="21"/>
              </w:rPr>
              <w:t xml:space="preserve"> </w:t>
            </w:r>
            <w:r>
              <w:rPr>
                <w:rFonts w:asciiTheme="minorEastAsia" w:hAnsiTheme="minorEastAsia"/>
                <w:szCs w:val="21"/>
              </w:rPr>
              <w:t>)kg</w:t>
            </w:r>
            <w:r w:rsidRPr="00054BB3">
              <w:rPr>
                <w:rFonts w:asciiTheme="minorEastAsia" w:hAnsiTheme="minorEastAsia" w:hint="eastAsia"/>
                <w:szCs w:val="21"/>
              </w:rPr>
              <w:t>来</w:t>
            </w:r>
            <w:r w:rsidRPr="00054BB3">
              <w:rPr>
                <w:rFonts w:asciiTheme="minorEastAsia" w:hAnsiTheme="minorEastAsia"/>
                <w:szCs w:val="21"/>
              </w:rPr>
              <w:t>计算其体积重量，</w:t>
            </w:r>
            <w:r w:rsidRPr="00054BB3">
              <w:rPr>
                <w:rFonts w:asciiTheme="minorEastAsia" w:hAnsiTheme="minorEastAsia" w:hint="eastAsia"/>
                <w:szCs w:val="21"/>
              </w:rPr>
              <w:t>和</w:t>
            </w:r>
            <w:r w:rsidRPr="00054BB3">
              <w:rPr>
                <w:rFonts w:asciiTheme="minorEastAsia" w:hAnsiTheme="minorEastAsia"/>
                <w:szCs w:val="21"/>
              </w:rPr>
              <w:t>实际重量</w:t>
            </w:r>
            <w:r w:rsidRPr="00054BB3">
              <w:rPr>
                <w:rFonts w:asciiTheme="minorEastAsia" w:hAnsiTheme="minorEastAsia" w:hint="eastAsia"/>
                <w:szCs w:val="21"/>
              </w:rPr>
              <w:t>取</w:t>
            </w:r>
            <w:r w:rsidRPr="00054BB3">
              <w:rPr>
                <w:rFonts w:asciiTheme="minorEastAsia" w:hAnsiTheme="minorEastAsia"/>
                <w:szCs w:val="21"/>
              </w:rPr>
              <w:t>最大值</w:t>
            </w:r>
          </w:p>
        </w:tc>
      </w:tr>
    </w:tbl>
    <w:p w:rsidR="00274F58" w:rsidRPr="00674214"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3</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输入收件信息</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快递员，目标是将货物的收货信息输入系统以便查询</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收件人签收快递</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674214" w:rsidRPr="00054BB3" w:rsidTr="000A1114">
        <w:trPr>
          <w:trHeight w:val="33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系统更新货运状态；系统记录收件信息；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Default="00674214" w:rsidP="000A1114">
            <w:pPr>
              <w:pStyle w:val="af3"/>
              <w:numPr>
                <w:ilvl w:val="0"/>
                <w:numId w:val="8"/>
              </w:numPr>
              <w:ind w:firstLineChars="0"/>
              <w:rPr>
                <w:rFonts w:asciiTheme="minorEastAsia" w:hAnsiTheme="minorEastAsia"/>
                <w:szCs w:val="21"/>
              </w:rPr>
            </w:pPr>
            <w:r w:rsidRPr="00054BB3">
              <w:rPr>
                <w:rFonts w:asciiTheme="minorEastAsia" w:hAnsiTheme="minorEastAsia" w:hint="eastAsia"/>
                <w:szCs w:val="21"/>
              </w:rPr>
              <w:t>收件人签收快递</w:t>
            </w:r>
            <w:r w:rsidRPr="00054BB3">
              <w:rPr>
                <w:rFonts w:asciiTheme="minorEastAsia" w:hAnsiTheme="minorEastAsia"/>
                <w:szCs w:val="21"/>
              </w:rPr>
              <w:t>,快递员</w:t>
            </w:r>
            <w:r w:rsidRPr="00054BB3">
              <w:rPr>
                <w:rFonts w:asciiTheme="minorEastAsia" w:hAnsiTheme="minorEastAsia" w:hint="eastAsia"/>
                <w:szCs w:val="21"/>
              </w:rPr>
              <w:t>记录</w:t>
            </w:r>
            <w:r w:rsidRPr="00054BB3">
              <w:rPr>
                <w:rFonts w:asciiTheme="minorEastAsia" w:hAnsiTheme="minorEastAsia"/>
                <w:szCs w:val="21"/>
              </w:rPr>
              <w:t>签收人姓名，</w:t>
            </w:r>
            <w:r w:rsidRPr="00054BB3">
              <w:rPr>
                <w:rFonts w:asciiTheme="minorEastAsia" w:hAnsiTheme="minorEastAsia" w:hint="eastAsia"/>
                <w:szCs w:val="21"/>
              </w:rPr>
              <w:t>签收时间</w:t>
            </w:r>
            <w:r w:rsidRPr="00054BB3">
              <w:rPr>
                <w:rFonts w:asciiTheme="minorEastAsia" w:hAnsiTheme="minorEastAsia"/>
                <w:szCs w:val="21"/>
              </w:rPr>
              <w:t>和对应的订单编号</w:t>
            </w:r>
          </w:p>
          <w:p w:rsidR="00674214" w:rsidRDefault="00674214" w:rsidP="000A1114">
            <w:pPr>
              <w:pStyle w:val="af3"/>
              <w:numPr>
                <w:ilvl w:val="0"/>
                <w:numId w:val="8"/>
              </w:numPr>
              <w:ind w:firstLineChars="0"/>
              <w:rPr>
                <w:rFonts w:asciiTheme="minorEastAsia" w:hAnsiTheme="minorEastAsia"/>
                <w:szCs w:val="21"/>
              </w:rPr>
            </w:pPr>
            <w:r>
              <w:rPr>
                <w:rFonts w:asciiTheme="minorEastAsia" w:hAnsiTheme="minorEastAsia"/>
                <w:szCs w:val="21"/>
              </w:rPr>
              <w:t>快递员从系统菜单中选择</w:t>
            </w:r>
            <w:r w:rsidRPr="00054BB3">
              <w:rPr>
                <w:rFonts w:asciiTheme="minorEastAsia" w:hAnsiTheme="minorEastAsia"/>
                <w:szCs w:val="21"/>
              </w:rPr>
              <w:t>输入收件信息</w:t>
            </w:r>
            <w:r>
              <w:rPr>
                <w:rFonts w:asciiTheme="minorEastAsia" w:hAnsiTheme="minorEastAsia"/>
                <w:szCs w:val="21"/>
              </w:rPr>
              <w:t>功能。</w:t>
            </w:r>
          </w:p>
          <w:p w:rsidR="00674214" w:rsidRPr="00054BB3" w:rsidRDefault="00674214" w:rsidP="000A1114">
            <w:pPr>
              <w:pStyle w:val="af3"/>
              <w:numPr>
                <w:ilvl w:val="0"/>
                <w:numId w:val="8"/>
              </w:numPr>
              <w:ind w:firstLineChars="0"/>
              <w:rPr>
                <w:rFonts w:asciiTheme="minorEastAsia" w:hAnsiTheme="minorEastAsia"/>
                <w:szCs w:val="21"/>
              </w:rPr>
            </w:pPr>
            <w:r>
              <w:rPr>
                <w:rFonts w:asciiTheme="minorEastAsia" w:hAnsiTheme="minorEastAsia"/>
                <w:szCs w:val="21"/>
              </w:rPr>
              <w:t>系统显示</w:t>
            </w:r>
            <w:r w:rsidRPr="00054BB3">
              <w:rPr>
                <w:rFonts w:asciiTheme="minorEastAsia" w:hAnsiTheme="minorEastAsia"/>
                <w:szCs w:val="21"/>
              </w:rPr>
              <w:t>输入收件信息</w:t>
            </w:r>
            <w:r>
              <w:rPr>
                <w:rFonts w:asciiTheme="minorEastAsia" w:hAnsiTheme="minorEastAsia"/>
                <w:szCs w:val="21"/>
              </w:rPr>
              <w:t>功能界面。</w:t>
            </w:r>
          </w:p>
          <w:p w:rsidR="00674214" w:rsidRPr="00054BB3" w:rsidRDefault="00674214" w:rsidP="000A1114">
            <w:pPr>
              <w:pStyle w:val="af3"/>
              <w:numPr>
                <w:ilvl w:val="0"/>
                <w:numId w:val="8"/>
              </w:numPr>
              <w:ind w:firstLineChars="0"/>
              <w:rPr>
                <w:rFonts w:asciiTheme="minorEastAsia" w:hAnsiTheme="minorEastAsia"/>
                <w:szCs w:val="21"/>
              </w:rPr>
            </w:pPr>
            <w:r w:rsidRPr="00054BB3">
              <w:rPr>
                <w:rFonts w:asciiTheme="minorEastAsia" w:hAnsiTheme="minorEastAsia"/>
                <w:szCs w:val="21"/>
              </w:rPr>
              <w:t>快递员</w:t>
            </w:r>
            <w:r w:rsidRPr="00054BB3">
              <w:rPr>
                <w:rFonts w:asciiTheme="minorEastAsia" w:hAnsiTheme="minorEastAsia" w:hint="eastAsia"/>
                <w:szCs w:val="21"/>
              </w:rPr>
              <w:t>将</w:t>
            </w:r>
            <w:r w:rsidRPr="00054BB3">
              <w:rPr>
                <w:rFonts w:asciiTheme="minorEastAsia" w:hAnsiTheme="minorEastAsia"/>
                <w:szCs w:val="21"/>
              </w:rPr>
              <w:t>记录的信息输入系统</w:t>
            </w:r>
            <w:r>
              <w:rPr>
                <w:rFonts w:asciiTheme="minorEastAsia" w:hAnsiTheme="minorEastAsia"/>
                <w:szCs w:val="21"/>
              </w:rPr>
              <w:t>（输入时间快递员可以从系统选择）</w:t>
            </w:r>
          </w:p>
          <w:p w:rsidR="00674214" w:rsidRPr="00054BB3" w:rsidRDefault="00674214" w:rsidP="000A1114">
            <w:pPr>
              <w:pStyle w:val="af3"/>
              <w:numPr>
                <w:ilvl w:val="0"/>
                <w:numId w:val="8"/>
              </w:numPr>
              <w:ind w:firstLineChars="0"/>
              <w:rPr>
                <w:rFonts w:asciiTheme="minorEastAsia" w:hAnsiTheme="minorEastAsia"/>
                <w:szCs w:val="21"/>
              </w:rPr>
            </w:pPr>
            <w:r w:rsidRPr="00054BB3">
              <w:rPr>
                <w:rFonts w:asciiTheme="minorEastAsia" w:hAnsiTheme="minorEastAsia"/>
                <w:szCs w:val="21"/>
              </w:rPr>
              <w:t>系统</w:t>
            </w:r>
            <w:r>
              <w:rPr>
                <w:rFonts w:asciiTheme="minorEastAsia" w:hAnsiTheme="minorEastAsia"/>
                <w:szCs w:val="21"/>
              </w:rPr>
              <w:t>显示并</w:t>
            </w:r>
            <w:r w:rsidRPr="00054BB3">
              <w:rPr>
                <w:rFonts w:asciiTheme="minorEastAsia" w:hAnsiTheme="minorEastAsia"/>
                <w:szCs w:val="21"/>
              </w:rPr>
              <w:t>记录收件信息</w:t>
            </w:r>
          </w:p>
          <w:p w:rsidR="00674214" w:rsidRPr="00054BB3" w:rsidRDefault="00674214" w:rsidP="000A1114">
            <w:pPr>
              <w:pStyle w:val="af3"/>
              <w:numPr>
                <w:ilvl w:val="0"/>
                <w:numId w:val="8"/>
              </w:numPr>
              <w:ind w:firstLineChars="0"/>
              <w:rPr>
                <w:rFonts w:asciiTheme="minorEastAsia" w:hAnsiTheme="minorEastAsia"/>
                <w:szCs w:val="21"/>
              </w:rPr>
            </w:pPr>
            <w:r w:rsidRPr="00054BB3">
              <w:rPr>
                <w:rFonts w:asciiTheme="minorEastAsia" w:hAnsiTheme="minorEastAsia"/>
                <w:szCs w:val="21"/>
              </w:rPr>
              <w:t>系统记录“生成收件信息”和时间到日志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 xml:space="preserve">2a. </w:t>
            </w: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员输入格式错误</w:t>
            </w:r>
          </w:p>
          <w:p w:rsidR="00674214" w:rsidRPr="00446A9B" w:rsidRDefault="00674214" w:rsidP="00674214">
            <w:pPr>
              <w:pStyle w:val="af3"/>
              <w:numPr>
                <w:ilvl w:val="0"/>
                <w:numId w:val="44"/>
              </w:numPr>
              <w:ind w:firstLineChars="0"/>
              <w:rPr>
                <w:rFonts w:asciiTheme="minorEastAsia" w:hAnsiTheme="minorEastAsia"/>
                <w:szCs w:val="21"/>
              </w:rPr>
            </w:pPr>
            <w:r w:rsidRPr="00446A9B">
              <w:rPr>
                <w:rFonts w:asciiTheme="minorEastAsia" w:hAnsiTheme="minorEastAsia" w:hint="eastAsia"/>
                <w:szCs w:val="21"/>
              </w:rPr>
              <w:t>系统提示</w:t>
            </w:r>
            <w:r w:rsidRPr="00446A9B">
              <w:rPr>
                <w:rFonts w:asciiTheme="minorEastAsia" w:hAnsiTheme="minorEastAsia"/>
                <w:szCs w:val="21"/>
              </w:rPr>
              <w:t>输入错误，</w:t>
            </w:r>
            <w:r w:rsidRPr="00446A9B">
              <w:rPr>
                <w:rFonts w:asciiTheme="minorEastAsia" w:hAnsiTheme="minorEastAsia" w:hint="eastAsia"/>
                <w:szCs w:val="21"/>
              </w:rPr>
              <w:t>重新输入</w:t>
            </w:r>
          </w:p>
          <w:p w:rsidR="00674214" w:rsidRDefault="00674214" w:rsidP="000A1114">
            <w:pPr>
              <w:rPr>
                <w:rFonts w:asciiTheme="minorEastAsia" w:eastAsiaTheme="minorEastAsia" w:hAnsiTheme="minorEastAsia"/>
                <w:szCs w:val="21"/>
              </w:rPr>
            </w:pPr>
            <w:r>
              <w:rPr>
                <w:rFonts w:asciiTheme="minorEastAsia" w:eastAsiaTheme="minorEastAsia" w:hAnsiTheme="minorEastAsia"/>
                <w:szCs w:val="21"/>
              </w:rPr>
              <w:t>4a. 快递</w:t>
            </w:r>
            <w:r>
              <w:rPr>
                <w:rFonts w:asciiTheme="minorEastAsia" w:eastAsiaTheme="minorEastAsia" w:hAnsiTheme="minorEastAsia" w:hint="eastAsia"/>
                <w:szCs w:val="21"/>
              </w:rPr>
              <w:t>员</w:t>
            </w:r>
            <w:r>
              <w:rPr>
                <w:rFonts w:asciiTheme="minorEastAsia" w:eastAsiaTheme="minorEastAsia" w:hAnsiTheme="minorEastAsia"/>
                <w:szCs w:val="21"/>
              </w:rPr>
              <w:t>在录入过程中选择取消</w:t>
            </w:r>
            <w:r>
              <w:rPr>
                <w:rFonts w:asciiTheme="minorEastAsia" w:eastAsiaTheme="minorEastAsia" w:hAnsiTheme="minorEastAsia" w:hint="eastAsia"/>
                <w:szCs w:val="21"/>
              </w:rPr>
              <w:t>录入</w:t>
            </w:r>
          </w:p>
          <w:p w:rsidR="00674214" w:rsidRPr="00446A9B" w:rsidRDefault="00674214" w:rsidP="000A1114">
            <w:pPr>
              <w:rPr>
                <w:rFonts w:asciiTheme="minorEastAsia" w:hAnsiTheme="minorEastAsia"/>
                <w:szCs w:val="21"/>
              </w:rPr>
            </w:pPr>
            <w:r>
              <w:rPr>
                <w:rFonts w:asciiTheme="minorEastAsia" w:eastAsiaTheme="minorEastAsia" w:hAnsiTheme="minorEastAsia" w:hint="eastAsia"/>
                <w:szCs w:val="21"/>
              </w:rPr>
              <w:t xml:space="preserve">     1.系统</w:t>
            </w:r>
            <w:r>
              <w:rPr>
                <w:rFonts w:asciiTheme="minorEastAsia" w:eastAsiaTheme="minorEastAsia" w:hAnsiTheme="minorEastAsia"/>
                <w:szCs w:val="21"/>
              </w:rPr>
              <w:t>放弃</w:t>
            </w:r>
            <w:r>
              <w:rPr>
                <w:rFonts w:asciiTheme="minorEastAsia" w:eastAsiaTheme="minorEastAsia" w:hAnsiTheme="minorEastAsia" w:hint="eastAsia"/>
                <w:szCs w:val="21"/>
              </w:rPr>
              <w:t>收件</w:t>
            </w:r>
            <w:r>
              <w:rPr>
                <w:rFonts w:asciiTheme="minorEastAsia" w:eastAsiaTheme="minorEastAsia" w:hAnsiTheme="minorEastAsia"/>
                <w:szCs w:val="21"/>
              </w:rPr>
              <w:t>信息录入，</w:t>
            </w:r>
            <w:r>
              <w:rPr>
                <w:rFonts w:asciiTheme="minorEastAsia" w:eastAsiaTheme="minorEastAsia" w:hAnsiTheme="minorEastAsia" w:hint="eastAsia"/>
                <w:szCs w:val="21"/>
              </w:rPr>
              <w:t>关闭该</w:t>
            </w:r>
            <w:r>
              <w:rPr>
                <w:rFonts w:asciiTheme="minorEastAsia" w:eastAsiaTheme="minorEastAsia" w:hAnsiTheme="minorEastAsia"/>
                <w:szCs w:val="21"/>
              </w:rPr>
              <w:t>任务</w:t>
            </w:r>
          </w:p>
        </w:tc>
      </w:tr>
      <w:tr w:rsidR="00674214" w:rsidRPr="00054BB3" w:rsidTr="000A1114">
        <w:trPr>
          <w:trHeight w:val="268"/>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4</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车辆装车管理</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w:t>
            </w:r>
            <w:r w:rsidRPr="00054BB3">
              <w:rPr>
                <w:rFonts w:asciiTheme="minorEastAsia" w:eastAsiaTheme="minorEastAsia" w:hAnsiTheme="minorEastAsia"/>
                <w:szCs w:val="21"/>
              </w:rPr>
              <w:t>是生</w:t>
            </w:r>
            <w:r w:rsidRPr="00054BB3">
              <w:rPr>
                <w:rFonts w:asciiTheme="minorEastAsia" w:eastAsiaTheme="minorEastAsia" w:hAnsiTheme="minorEastAsia" w:hint="eastAsia"/>
                <w:szCs w:val="21"/>
              </w:rPr>
              <w:t>成</w:t>
            </w:r>
            <w:r w:rsidRPr="00054BB3">
              <w:rPr>
                <w:rFonts w:asciiTheme="minorEastAsia" w:eastAsiaTheme="minorEastAsia" w:hAnsiTheme="minorEastAsia"/>
                <w:szCs w:val="21"/>
              </w:rPr>
              <w:t>装车单，</w:t>
            </w:r>
            <w:r w:rsidRPr="00054BB3">
              <w:rPr>
                <w:rFonts w:asciiTheme="minorEastAsia" w:eastAsiaTheme="minorEastAsia" w:hAnsiTheme="minorEastAsia" w:hint="eastAsia"/>
                <w:szCs w:val="21"/>
              </w:rPr>
              <w:t>便于</w:t>
            </w:r>
            <w:r w:rsidRPr="00054BB3">
              <w:rPr>
                <w:rFonts w:asciiTheme="minorEastAsia" w:eastAsiaTheme="minorEastAsia" w:hAnsiTheme="minorEastAsia"/>
                <w:szCs w:val="21"/>
              </w:rPr>
              <w:t>车辆的调度和货物状态的记录</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Pr>
                <w:rFonts w:asciiTheme="minorEastAsia" w:eastAsiaTheme="minorEastAsia" w:hAnsiTheme="minorEastAsia"/>
                <w:szCs w:val="21"/>
              </w:rPr>
              <w:t>营业厅业务员完成装车</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系统更新货运状态；系统记录装车单；</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szCs w:val="21"/>
              </w:rPr>
              <w:t>快递员揽件并生成订单</w:t>
            </w:r>
          </w:p>
          <w:p w:rsidR="00674214"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业务员负责装车，</w:t>
            </w:r>
            <w:r w:rsidRPr="00054BB3">
              <w:rPr>
                <w:rFonts w:asciiTheme="minorEastAsia" w:hAnsiTheme="minorEastAsia" w:hint="eastAsia"/>
                <w:szCs w:val="21"/>
              </w:rPr>
              <w:t>并</w:t>
            </w:r>
            <w:r w:rsidRPr="00054BB3">
              <w:rPr>
                <w:rFonts w:asciiTheme="minorEastAsia" w:hAnsiTheme="minorEastAsia"/>
                <w:szCs w:val="21"/>
              </w:rPr>
              <w:t>记录装车信息。</w:t>
            </w:r>
          </w:p>
          <w:p w:rsidR="00674214" w:rsidRDefault="00674214" w:rsidP="000A1114">
            <w:pPr>
              <w:pStyle w:val="af3"/>
              <w:numPr>
                <w:ilvl w:val="0"/>
                <w:numId w:val="32"/>
              </w:numPr>
              <w:ind w:firstLineChars="0"/>
              <w:rPr>
                <w:rFonts w:asciiTheme="minorEastAsia" w:hAnsiTheme="minorEastAsia"/>
                <w:szCs w:val="21"/>
              </w:rPr>
            </w:pPr>
            <w:r>
              <w:rPr>
                <w:rFonts w:asciiTheme="minorEastAsia" w:hAnsiTheme="minorEastAsia"/>
                <w:szCs w:val="21"/>
              </w:rPr>
              <w:t>业务员从系统菜单中选择</w:t>
            </w:r>
            <w:r w:rsidRPr="00054BB3">
              <w:rPr>
                <w:rFonts w:asciiTheme="minorEastAsia" w:hAnsiTheme="minorEastAsia"/>
                <w:szCs w:val="21"/>
              </w:rPr>
              <w:t>输入车辆装车管理</w:t>
            </w:r>
            <w:r>
              <w:rPr>
                <w:rFonts w:asciiTheme="minorEastAsia" w:hAnsiTheme="minorEastAsia"/>
                <w:szCs w:val="21"/>
              </w:rPr>
              <w:t>功能</w:t>
            </w:r>
          </w:p>
          <w:p w:rsidR="00674214" w:rsidRPr="00054BB3" w:rsidRDefault="00674214" w:rsidP="000A1114">
            <w:pPr>
              <w:pStyle w:val="af3"/>
              <w:numPr>
                <w:ilvl w:val="0"/>
                <w:numId w:val="32"/>
              </w:numPr>
              <w:ind w:firstLineChars="0"/>
              <w:rPr>
                <w:rFonts w:asciiTheme="minorEastAsia" w:hAnsiTheme="minorEastAsia"/>
                <w:szCs w:val="21"/>
              </w:rPr>
            </w:pPr>
            <w:r>
              <w:rPr>
                <w:rFonts w:asciiTheme="minorEastAsia" w:hAnsiTheme="minorEastAsia"/>
                <w:szCs w:val="21"/>
              </w:rPr>
              <w:t>系统显示</w:t>
            </w:r>
            <w:r w:rsidRPr="00054BB3">
              <w:rPr>
                <w:rFonts w:asciiTheme="minorEastAsia" w:hAnsiTheme="minorEastAsia"/>
                <w:szCs w:val="21"/>
              </w:rPr>
              <w:t>车辆装车管理</w:t>
            </w:r>
            <w:r>
              <w:rPr>
                <w:rFonts w:asciiTheme="minorEastAsia" w:hAnsiTheme="minorEastAsia"/>
                <w:szCs w:val="21"/>
              </w:rPr>
              <w:t>功能界面</w:t>
            </w:r>
          </w:p>
          <w:p w:rsidR="00674214" w:rsidRPr="00054BB3"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业务员在系统中</w:t>
            </w:r>
            <w:r w:rsidRPr="00054BB3">
              <w:rPr>
                <w:rFonts w:asciiTheme="minorEastAsia" w:hAnsiTheme="minorEastAsia" w:hint="eastAsia"/>
                <w:szCs w:val="21"/>
              </w:rPr>
              <w:t>录入</w:t>
            </w:r>
            <w:r w:rsidRPr="00054BB3">
              <w:rPr>
                <w:rFonts w:asciiTheme="minorEastAsia" w:hAnsiTheme="minorEastAsia"/>
                <w:szCs w:val="21"/>
              </w:rPr>
              <w:t>装车单</w:t>
            </w:r>
            <w:r>
              <w:rPr>
                <w:rFonts w:asciiTheme="minorEastAsia" w:hAnsiTheme="minorEastAsia"/>
                <w:szCs w:val="21"/>
              </w:rPr>
              <w:t>（</w:t>
            </w:r>
            <w:r>
              <w:rPr>
                <w:rFonts w:asciiTheme="minorEastAsia" w:hAnsiTheme="minorEastAsia" w:hint="eastAsia"/>
                <w:szCs w:val="21"/>
              </w:rPr>
              <w:t>装车</w:t>
            </w:r>
            <w:r>
              <w:rPr>
                <w:rFonts w:asciiTheme="minorEastAsia" w:hAnsiTheme="minorEastAsia"/>
                <w:szCs w:val="21"/>
              </w:rPr>
              <w:t>日期快递员可以选择，</w:t>
            </w:r>
            <w:r>
              <w:rPr>
                <w:rFonts w:asciiTheme="minorEastAsia" w:hAnsiTheme="minorEastAsia" w:hint="eastAsia"/>
                <w:szCs w:val="21"/>
              </w:rPr>
              <w:t>营业厅</w:t>
            </w:r>
            <w:r>
              <w:rPr>
                <w:rFonts w:asciiTheme="minorEastAsia" w:hAnsiTheme="minorEastAsia"/>
                <w:szCs w:val="21"/>
              </w:rPr>
              <w:t>编号、</w:t>
            </w:r>
            <w:r>
              <w:rPr>
                <w:rFonts w:asciiTheme="minorEastAsia" w:hAnsiTheme="minorEastAsia" w:hint="eastAsia"/>
                <w:szCs w:val="21"/>
              </w:rPr>
              <w:t>汽运编号</w:t>
            </w:r>
            <w:r>
              <w:rPr>
                <w:rFonts w:asciiTheme="minorEastAsia" w:hAnsiTheme="minorEastAsia"/>
                <w:szCs w:val="21"/>
              </w:rPr>
              <w:t>、</w:t>
            </w:r>
            <w:r>
              <w:rPr>
                <w:rFonts w:asciiTheme="minorEastAsia" w:hAnsiTheme="minorEastAsia" w:hint="eastAsia"/>
                <w:szCs w:val="21"/>
              </w:rPr>
              <w:t>车辆</w:t>
            </w:r>
            <w:r>
              <w:rPr>
                <w:rFonts w:asciiTheme="minorEastAsia" w:hAnsiTheme="minorEastAsia"/>
                <w:szCs w:val="21"/>
              </w:rPr>
              <w:t>代号可部分选择输入）</w:t>
            </w:r>
          </w:p>
          <w:p w:rsidR="00674214" w:rsidRPr="00054BB3"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显示装车单，</w:t>
            </w:r>
            <w:r w:rsidRPr="00054BB3">
              <w:rPr>
                <w:rFonts w:asciiTheme="minorEastAsia" w:hAnsiTheme="minorEastAsia" w:hint="eastAsia"/>
                <w:szCs w:val="21"/>
              </w:rPr>
              <w:t>要求</w:t>
            </w:r>
            <w:r w:rsidRPr="00054BB3">
              <w:rPr>
                <w:rFonts w:asciiTheme="minorEastAsia" w:hAnsiTheme="minorEastAsia"/>
                <w:szCs w:val="21"/>
              </w:rPr>
              <w:t>业务员确认</w:t>
            </w:r>
          </w:p>
          <w:p w:rsidR="00674214" w:rsidRPr="00054BB3"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确认</w:t>
            </w:r>
          </w:p>
          <w:p w:rsidR="00674214" w:rsidRPr="00054BB3" w:rsidRDefault="00674214" w:rsidP="000A1114">
            <w:pPr>
              <w:pStyle w:val="af3"/>
              <w:numPr>
                <w:ilvl w:val="0"/>
                <w:numId w:val="32"/>
              </w:numPr>
              <w:ind w:firstLineChars="0"/>
              <w:rPr>
                <w:rFonts w:asciiTheme="minorEastAsia" w:hAnsiTheme="minorEastAsia"/>
                <w:szCs w:val="21"/>
              </w:rPr>
            </w:pPr>
            <w:r w:rsidRPr="00054BB3">
              <w:rPr>
                <w:rFonts w:asciiTheme="minorEastAsia" w:hAnsiTheme="minorEastAsia"/>
                <w:szCs w:val="21"/>
              </w:rPr>
              <w:t>系统记录“车辆装车管理”和时间到日志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 xml:space="preserve">1a.  </w:t>
            </w:r>
            <w:r w:rsidRPr="00054BB3">
              <w:rPr>
                <w:rFonts w:asciiTheme="minorEastAsia" w:eastAsiaTheme="minorEastAsia" w:hAnsiTheme="minorEastAsia" w:hint="eastAsia"/>
                <w:szCs w:val="21"/>
              </w:rPr>
              <w:t>业务员</w:t>
            </w:r>
            <w:r w:rsidRPr="00054BB3">
              <w:rPr>
                <w:rFonts w:asciiTheme="minorEastAsia" w:eastAsiaTheme="minorEastAsia" w:hAnsiTheme="minorEastAsia"/>
                <w:szCs w:val="21"/>
              </w:rPr>
              <w:t>的输入不符合输入规则</w:t>
            </w:r>
          </w:p>
          <w:p w:rsidR="00674214" w:rsidRPr="00054BB3" w:rsidRDefault="00674214" w:rsidP="000A1114">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w:t>
            </w:r>
            <w:r w:rsidRPr="00054BB3">
              <w:rPr>
                <w:rFonts w:asciiTheme="minorEastAsia" w:eastAsiaTheme="minorEastAsia" w:hAnsiTheme="minorEastAsia" w:hint="eastAsia"/>
                <w:szCs w:val="21"/>
              </w:rPr>
              <w:t>显示</w:t>
            </w:r>
            <w:r w:rsidRPr="00054BB3">
              <w:rPr>
                <w:rFonts w:asciiTheme="minorEastAsia" w:eastAsiaTheme="minorEastAsia" w:hAnsiTheme="minorEastAsia"/>
                <w:szCs w:val="21"/>
              </w:rPr>
              <w:t>错误，</w:t>
            </w:r>
            <w:r w:rsidRPr="00054BB3">
              <w:rPr>
                <w:rFonts w:asciiTheme="minorEastAsia" w:eastAsiaTheme="minorEastAsia" w:hAnsiTheme="minorEastAsia" w:hint="eastAsia"/>
                <w:szCs w:val="21"/>
              </w:rPr>
              <w:t>提示</w:t>
            </w:r>
            <w:r w:rsidRPr="00054BB3">
              <w:rPr>
                <w:rFonts w:asciiTheme="minorEastAsia" w:eastAsiaTheme="minorEastAsia" w:hAnsiTheme="minorEastAsia"/>
                <w:szCs w:val="21"/>
              </w:rPr>
              <w:t>输入</w:t>
            </w:r>
            <w:r w:rsidRPr="00054BB3">
              <w:rPr>
                <w:rFonts w:asciiTheme="minorEastAsia" w:eastAsiaTheme="minorEastAsia" w:hAnsiTheme="minorEastAsia" w:hint="eastAsia"/>
                <w:szCs w:val="21"/>
              </w:rPr>
              <w:t>正确</w:t>
            </w:r>
            <w:r w:rsidRPr="00054BB3">
              <w:rPr>
                <w:rFonts w:asciiTheme="minorEastAsia" w:eastAsiaTheme="minorEastAsia" w:hAnsiTheme="minorEastAsia"/>
                <w:szCs w:val="21"/>
              </w:rPr>
              <w:t xml:space="preserve">格式  </w:t>
            </w:r>
          </w:p>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4a.  业务员取消输入</w:t>
            </w:r>
          </w:p>
          <w:p w:rsidR="00674214" w:rsidRPr="00054BB3" w:rsidRDefault="00674214" w:rsidP="000A1114">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取消本次操作</w:t>
            </w:r>
          </w:p>
        </w:tc>
      </w:tr>
      <w:tr w:rsidR="00674214" w:rsidRPr="00054BB3" w:rsidTr="000A1114">
        <w:trPr>
          <w:trHeight w:val="268"/>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pStyle w:val="af3"/>
              <w:numPr>
                <w:ilvl w:val="0"/>
                <w:numId w:val="9"/>
              </w:numPr>
              <w:ind w:firstLineChars="0"/>
              <w:rPr>
                <w:rFonts w:asciiTheme="minorEastAsia" w:hAnsiTheme="minorEastAsia"/>
                <w:szCs w:val="21"/>
              </w:rPr>
            </w:pPr>
            <w:r w:rsidRPr="00054BB3">
              <w:rPr>
                <w:rFonts w:asciiTheme="minorEastAsia" w:hAnsiTheme="minorEastAsia" w:hint="eastAsia"/>
                <w:szCs w:val="21"/>
              </w:rPr>
              <w:t>装车单</w:t>
            </w:r>
            <w:r w:rsidRPr="00054BB3">
              <w:rPr>
                <w:rFonts w:asciiTheme="minorEastAsia" w:hAnsiTheme="minorEastAsia"/>
                <w:szCs w:val="21"/>
              </w:rPr>
              <w:t>内容包括：</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装车日期</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本营业厅编号</w:t>
            </w:r>
          </w:p>
          <w:p w:rsidR="00674214" w:rsidRPr="00054BB3" w:rsidRDefault="00674214" w:rsidP="000A1114">
            <w:pPr>
              <w:pStyle w:val="af3"/>
              <w:numPr>
                <w:ilvl w:val="2"/>
                <w:numId w:val="9"/>
              </w:numPr>
              <w:ind w:firstLineChars="0"/>
              <w:rPr>
                <w:rFonts w:asciiTheme="minorEastAsia" w:hAnsiTheme="minorEastAsia"/>
                <w:szCs w:val="21"/>
              </w:rPr>
            </w:pPr>
            <w:r w:rsidRPr="00054BB3">
              <w:rPr>
                <w:rFonts w:asciiTheme="minorEastAsia" w:hAnsiTheme="minorEastAsia"/>
                <w:szCs w:val="21"/>
              </w:rPr>
              <w:t>城市编码（城市区号）</w:t>
            </w:r>
          </w:p>
          <w:p w:rsidR="00674214" w:rsidRPr="00054BB3" w:rsidRDefault="00674214" w:rsidP="000A1114">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营业厅编号（两位数）</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汽运编号</w:t>
            </w:r>
          </w:p>
          <w:p w:rsidR="00674214" w:rsidRPr="00054BB3" w:rsidRDefault="00674214" w:rsidP="000A1114">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w:t>
            </w:r>
          </w:p>
          <w:p w:rsidR="00674214" w:rsidRPr="00054BB3" w:rsidRDefault="00674214" w:rsidP="000A1114">
            <w:pPr>
              <w:pStyle w:val="af3"/>
              <w:numPr>
                <w:ilvl w:val="2"/>
                <w:numId w:val="9"/>
              </w:numPr>
              <w:ind w:firstLineChars="0"/>
              <w:rPr>
                <w:rFonts w:asciiTheme="minorEastAsia" w:hAnsiTheme="minorEastAsia"/>
                <w:szCs w:val="21"/>
              </w:rPr>
            </w:pPr>
            <w:r>
              <w:rPr>
                <w:rFonts w:asciiTheme="minorEastAsia" w:hAnsiTheme="minorEastAsia"/>
                <w:szCs w:val="21"/>
              </w:rPr>
              <w:t>日期</w:t>
            </w:r>
          </w:p>
          <w:p w:rsidR="00674214" w:rsidRPr="00054BB3" w:rsidRDefault="00674214" w:rsidP="000A1114">
            <w:pPr>
              <w:pStyle w:val="af3"/>
              <w:numPr>
                <w:ilvl w:val="2"/>
                <w:numId w:val="9"/>
              </w:numPr>
              <w:ind w:firstLineChars="0"/>
              <w:rPr>
                <w:rFonts w:asciiTheme="minorEastAsia" w:hAnsiTheme="minorEastAsia"/>
                <w:szCs w:val="21"/>
              </w:rPr>
            </w:pPr>
            <w:r w:rsidRPr="00054BB3">
              <w:rPr>
                <w:rFonts w:asciiTheme="minorEastAsia" w:hAnsiTheme="minorEastAsia"/>
                <w:szCs w:val="21"/>
              </w:rPr>
              <w:t xml:space="preserve">编号（5位数）  </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到达地（本地中转中心或其他营业厅）</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车辆代号</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监装员</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 xml:space="preserve">押运员 </w:t>
            </w:r>
          </w:p>
          <w:p w:rsidR="00674214" w:rsidRPr="00054BB3"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本次装箱所有订单的条形码号</w:t>
            </w:r>
          </w:p>
          <w:p w:rsidR="00674214" w:rsidRPr="009C0436" w:rsidRDefault="00674214" w:rsidP="000A1114">
            <w:pPr>
              <w:pStyle w:val="af3"/>
              <w:numPr>
                <w:ilvl w:val="1"/>
                <w:numId w:val="9"/>
              </w:numPr>
              <w:ind w:firstLineChars="0"/>
              <w:rPr>
                <w:rFonts w:asciiTheme="minorEastAsia" w:hAnsiTheme="minorEastAsia"/>
                <w:szCs w:val="21"/>
              </w:rPr>
            </w:pPr>
            <w:r w:rsidRPr="00054BB3">
              <w:rPr>
                <w:rFonts w:asciiTheme="minorEastAsia" w:hAnsiTheme="minorEastAsia"/>
                <w:szCs w:val="21"/>
              </w:rPr>
              <w:t>运费</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5</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建立收款单</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记录每个快递员收得的快递运费，便于进行财务管理</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Pr>
                <w:rFonts w:asciiTheme="minorEastAsia" w:eastAsiaTheme="minorEastAsia" w:hAnsiTheme="minorEastAsia" w:hint="eastAsia"/>
                <w:szCs w:val="21"/>
              </w:rPr>
              <w:t>无</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674214" w:rsidRPr="00054BB3" w:rsidTr="000A1114">
        <w:trPr>
          <w:trHeight w:val="351"/>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hint="eastAsia"/>
                <w:szCs w:val="21"/>
              </w:rPr>
              <w:t>系统记录收款单；系统</w:t>
            </w:r>
            <w:r w:rsidRPr="00054BB3">
              <w:rPr>
                <w:rFonts w:asciiTheme="minorEastAsia" w:eastAsiaTheme="minorEastAsia" w:hAnsiTheme="minorEastAsia"/>
                <w:szCs w:val="21"/>
              </w:rPr>
              <w:t>将该操作记录到操作日志</w:t>
            </w:r>
          </w:p>
        </w:tc>
      </w:tr>
      <w:tr w:rsidR="00674214" w:rsidRPr="00054BB3" w:rsidTr="000A1114">
        <w:trPr>
          <w:trHeight w:val="351"/>
        </w:trPr>
        <w:tc>
          <w:tcPr>
            <w:tcW w:w="593"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Default="00674214" w:rsidP="000A1114">
            <w:pPr>
              <w:pStyle w:val="af3"/>
              <w:numPr>
                <w:ilvl w:val="0"/>
                <w:numId w:val="33"/>
              </w:numPr>
              <w:ind w:firstLineChars="0"/>
              <w:rPr>
                <w:rFonts w:asciiTheme="minorEastAsia" w:hAnsiTheme="minorEastAsia"/>
                <w:szCs w:val="21"/>
              </w:rPr>
            </w:pPr>
            <w:r w:rsidRPr="00054BB3">
              <w:rPr>
                <w:rFonts w:asciiTheme="minorEastAsia" w:hAnsiTheme="minorEastAsia"/>
                <w:szCs w:val="21"/>
              </w:rPr>
              <w:t>业务员核对快递员收取的快递费用</w:t>
            </w:r>
          </w:p>
          <w:p w:rsidR="00674214" w:rsidRDefault="00674214" w:rsidP="000A1114">
            <w:pPr>
              <w:pStyle w:val="af3"/>
              <w:numPr>
                <w:ilvl w:val="0"/>
                <w:numId w:val="33"/>
              </w:numPr>
              <w:ind w:firstLineChars="0"/>
              <w:rPr>
                <w:rFonts w:asciiTheme="minorEastAsia" w:hAnsiTheme="minorEastAsia"/>
                <w:szCs w:val="21"/>
              </w:rPr>
            </w:pPr>
            <w:r>
              <w:rPr>
                <w:rFonts w:asciiTheme="minorEastAsia" w:hAnsiTheme="minorEastAsia"/>
                <w:szCs w:val="21"/>
              </w:rPr>
              <w:t>业务员从系统菜单中选择</w:t>
            </w:r>
            <w:r w:rsidRPr="00054BB3">
              <w:rPr>
                <w:rFonts w:asciiTheme="minorEastAsia" w:hAnsiTheme="minorEastAsia"/>
                <w:szCs w:val="21"/>
              </w:rPr>
              <w:t>建立收款单</w:t>
            </w:r>
            <w:r>
              <w:rPr>
                <w:rFonts w:asciiTheme="minorEastAsia" w:hAnsiTheme="minorEastAsia"/>
                <w:szCs w:val="21"/>
              </w:rPr>
              <w:t>功能</w:t>
            </w:r>
          </w:p>
          <w:p w:rsidR="00674214" w:rsidRPr="00290E8F" w:rsidRDefault="00674214" w:rsidP="000A1114">
            <w:pPr>
              <w:pStyle w:val="af3"/>
              <w:numPr>
                <w:ilvl w:val="0"/>
                <w:numId w:val="33"/>
              </w:numPr>
              <w:ind w:firstLineChars="0"/>
              <w:rPr>
                <w:rFonts w:asciiTheme="minorEastAsia" w:hAnsiTheme="minorEastAsia"/>
                <w:szCs w:val="21"/>
              </w:rPr>
            </w:pPr>
            <w:r>
              <w:rPr>
                <w:rFonts w:asciiTheme="minorEastAsia" w:hAnsiTheme="minorEastAsia"/>
                <w:szCs w:val="21"/>
              </w:rPr>
              <w:lastRenderedPageBreak/>
              <w:t>系统显示</w:t>
            </w:r>
            <w:r w:rsidRPr="00054BB3">
              <w:rPr>
                <w:rFonts w:asciiTheme="minorEastAsia" w:hAnsiTheme="minorEastAsia"/>
                <w:szCs w:val="21"/>
              </w:rPr>
              <w:t>建立收款单</w:t>
            </w:r>
            <w:r>
              <w:rPr>
                <w:rFonts w:asciiTheme="minorEastAsia" w:hAnsiTheme="minorEastAsia"/>
                <w:szCs w:val="21"/>
              </w:rPr>
              <w:t>功能界面</w:t>
            </w:r>
          </w:p>
          <w:p w:rsidR="00674214" w:rsidRPr="00054BB3" w:rsidRDefault="00674214" w:rsidP="000A1114">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建立收款单</w:t>
            </w:r>
            <w:r>
              <w:rPr>
                <w:rFonts w:asciiTheme="minorEastAsia" w:hAnsiTheme="minorEastAsia"/>
                <w:szCs w:val="21"/>
              </w:rPr>
              <w:t>（收款日期</w:t>
            </w:r>
            <w:r>
              <w:rPr>
                <w:rFonts w:asciiTheme="minorEastAsia" w:hAnsiTheme="minorEastAsia" w:hint="eastAsia"/>
                <w:szCs w:val="21"/>
              </w:rPr>
              <w:t>可以</w:t>
            </w:r>
            <w:r>
              <w:rPr>
                <w:rFonts w:asciiTheme="minorEastAsia" w:hAnsiTheme="minorEastAsia"/>
                <w:szCs w:val="21"/>
              </w:rPr>
              <w:t>选择）</w:t>
            </w:r>
          </w:p>
          <w:p w:rsidR="00674214" w:rsidRPr="00054BB3" w:rsidRDefault="00674214" w:rsidP="000A1114">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显示收款单</w:t>
            </w:r>
          </w:p>
          <w:p w:rsidR="00674214" w:rsidRPr="00054BB3" w:rsidRDefault="00674214" w:rsidP="000A1114">
            <w:pPr>
              <w:pStyle w:val="af3"/>
              <w:numPr>
                <w:ilvl w:val="0"/>
                <w:numId w:val="33"/>
              </w:numPr>
              <w:ind w:firstLineChars="0"/>
              <w:rPr>
                <w:rFonts w:asciiTheme="minorEastAsia" w:hAnsiTheme="minorEastAsia"/>
                <w:szCs w:val="21"/>
              </w:rPr>
            </w:pPr>
            <w:r w:rsidRPr="00054BB3">
              <w:rPr>
                <w:rFonts w:asciiTheme="minorEastAsia" w:hAnsiTheme="minorEastAsia"/>
                <w:szCs w:val="21"/>
              </w:rPr>
              <w:t>系统记录“建立收款单”和时间到日志</w:t>
            </w:r>
          </w:p>
        </w:tc>
      </w:tr>
      <w:tr w:rsidR="00674214" w:rsidRPr="00054BB3" w:rsidTr="000A1114">
        <w:trPr>
          <w:trHeight w:val="64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2a. 业务员在一天内未建立收款单</w:t>
            </w:r>
          </w:p>
          <w:p w:rsidR="00674214" w:rsidRDefault="00674214" w:rsidP="000A1114">
            <w:pPr>
              <w:pStyle w:val="af3"/>
              <w:numPr>
                <w:ilvl w:val="0"/>
                <w:numId w:val="10"/>
              </w:numPr>
              <w:ind w:firstLineChars="0"/>
              <w:rPr>
                <w:rFonts w:asciiTheme="minorEastAsia" w:hAnsiTheme="minorEastAsia"/>
                <w:szCs w:val="21"/>
              </w:rPr>
            </w:pPr>
            <w:r w:rsidRPr="00054BB3">
              <w:rPr>
                <w:rFonts w:asciiTheme="minorEastAsia" w:hAnsiTheme="minorEastAsia"/>
                <w:szCs w:val="21"/>
              </w:rPr>
              <w:t>系统将不会提供这一天建立收款单的服务</w:t>
            </w:r>
          </w:p>
          <w:p w:rsidR="00674214" w:rsidRDefault="00674214" w:rsidP="000A1114">
            <w:pPr>
              <w:rPr>
                <w:rFonts w:asciiTheme="minorEastAsia" w:eastAsiaTheme="minorEastAsia" w:hAnsiTheme="minorEastAsia"/>
                <w:szCs w:val="21"/>
              </w:rPr>
            </w:pPr>
            <w:r>
              <w:rPr>
                <w:rFonts w:asciiTheme="minorEastAsia" w:eastAsiaTheme="minorEastAsia" w:hAnsiTheme="minorEastAsia"/>
                <w:szCs w:val="21"/>
              </w:rPr>
              <w:t xml:space="preserve">4a.  </w:t>
            </w:r>
            <w:r>
              <w:rPr>
                <w:rFonts w:asciiTheme="minorEastAsia" w:eastAsiaTheme="minorEastAsia" w:hAnsiTheme="minorEastAsia" w:hint="eastAsia"/>
                <w:szCs w:val="21"/>
              </w:rPr>
              <w:t>业务员</w:t>
            </w:r>
            <w:r>
              <w:rPr>
                <w:rFonts w:asciiTheme="minorEastAsia" w:eastAsiaTheme="minorEastAsia" w:hAnsiTheme="minorEastAsia"/>
                <w:szCs w:val="21"/>
              </w:rPr>
              <w:t>在录入过程中选择取消</w:t>
            </w:r>
            <w:r>
              <w:rPr>
                <w:rFonts w:asciiTheme="minorEastAsia" w:eastAsiaTheme="minorEastAsia" w:hAnsiTheme="minorEastAsia" w:hint="eastAsia"/>
                <w:szCs w:val="21"/>
              </w:rPr>
              <w:t>建立</w:t>
            </w:r>
            <w:r>
              <w:rPr>
                <w:rFonts w:asciiTheme="minorEastAsia" w:eastAsiaTheme="minorEastAsia" w:hAnsiTheme="minorEastAsia"/>
                <w:szCs w:val="21"/>
              </w:rPr>
              <w:t>收款单</w:t>
            </w:r>
          </w:p>
          <w:p w:rsidR="00674214" w:rsidRPr="00446A9B" w:rsidRDefault="00674214" w:rsidP="000A1114">
            <w:pPr>
              <w:rPr>
                <w:rFonts w:asciiTheme="minorEastAsia" w:hAnsiTheme="minorEastAsia"/>
                <w:szCs w:val="21"/>
              </w:rPr>
            </w:pPr>
            <w:r>
              <w:rPr>
                <w:rFonts w:asciiTheme="minorEastAsia" w:eastAsiaTheme="minorEastAsia" w:hAnsiTheme="minorEastAsia" w:hint="eastAsia"/>
                <w:szCs w:val="21"/>
              </w:rPr>
              <w:t xml:space="preserve">     1.系统</w:t>
            </w:r>
            <w:r>
              <w:rPr>
                <w:rFonts w:asciiTheme="minorEastAsia" w:eastAsiaTheme="minorEastAsia" w:hAnsiTheme="minorEastAsia"/>
                <w:szCs w:val="21"/>
              </w:rPr>
              <w:t>放弃</w:t>
            </w:r>
            <w:r>
              <w:rPr>
                <w:rFonts w:asciiTheme="minorEastAsia" w:eastAsiaTheme="minorEastAsia" w:hAnsiTheme="minorEastAsia" w:hint="eastAsia"/>
                <w:szCs w:val="21"/>
              </w:rPr>
              <w:t>收款</w:t>
            </w:r>
            <w:r>
              <w:rPr>
                <w:rFonts w:asciiTheme="minorEastAsia" w:eastAsiaTheme="minorEastAsia" w:hAnsiTheme="minorEastAsia"/>
                <w:szCs w:val="21"/>
              </w:rPr>
              <w:t>单录入，</w:t>
            </w:r>
            <w:r>
              <w:rPr>
                <w:rFonts w:asciiTheme="minorEastAsia" w:eastAsiaTheme="minorEastAsia" w:hAnsiTheme="minorEastAsia" w:hint="eastAsia"/>
                <w:szCs w:val="21"/>
              </w:rPr>
              <w:t>关闭该</w:t>
            </w:r>
            <w:r>
              <w:rPr>
                <w:rFonts w:asciiTheme="minorEastAsia" w:eastAsiaTheme="minorEastAsia" w:hAnsiTheme="minorEastAsia"/>
                <w:szCs w:val="21"/>
              </w:rPr>
              <w:t>任务</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在一天内只会</w:t>
            </w:r>
            <w:r w:rsidRPr="00054BB3">
              <w:rPr>
                <w:rFonts w:asciiTheme="minorEastAsia" w:hAnsiTheme="minorEastAsia" w:hint="eastAsia"/>
                <w:szCs w:val="21"/>
              </w:rPr>
              <w:t>为</w:t>
            </w:r>
            <w:r w:rsidRPr="00054BB3">
              <w:rPr>
                <w:rFonts w:asciiTheme="minorEastAsia" w:hAnsiTheme="minorEastAsia"/>
                <w:szCs w:val="21"/>
              </w:rPr>
              <w:t>每一个业务员提供一次建立收款单的机会。</w:t>
            </w:r>
          </w:p>
          <w:p w:rsidR="00674214" w:rsidRPr="00054BB3" w:rsidRDefault="00674214" w:rsidP="000A1114">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收款单</w:t>
            </w:r>
            <w:r w:rsidRPr="00054BB3">
              <w:rPr>
                <w:rFonts w:asciiTheme="minorEastAsia" w:hAnsiTheme="minorEastAsia"/>
                <w:szCs w:val="21"/>
              </w:rPr>
              <w:t>信息包括：</w:t>
            </w:r>
          </w:p>
          <w:p w:rsidR="00674214" w:rsidRPr="00054BB3" w:rsidRDefault="00674214" w:rsidP="000A1114">
            <w:pPr>
              <w:pStyle w:val="af3"/>
              <w:numPr>
                <w:ilvl w:val="1"/>
                <w:numId w:val="11"/>
              </w:numPr>
              <w:ind w:firstLineChars="0"/>
              <w:rPr>
                <w:rFonts w:asciiTheme="minorEastAsia" w:hAnsiTheme="minorEastAsia"/>
                <w:szCs w:val="21"/>
              </w:rPr>
            </w:pPr>
            <w:r w:rsidRPr="00054BB3">
              <w:rPr>
                <w:rFonts w:asciiTheme="minorEastAsia" w:hAnsiTheme="minorEastAsia"/>
                <w:szCs w:val="21"/>
              </w:rPr>
              <w:t>收款日期</w:t>
            </w:r>
          </w:p>
          <w:p w:rsidR="00674214" w:rsidRPr="00054BB3" w:rsidRDefault="00674214" w:rsidP="000A1114">
            <w:pPr>
              <w:pStyle w:val="af3"/>
              <w:numPr>
                <w:ilvl w:val="1"/>
                <w:numId w:val="11"/>
              </w:numPr>
              <w:ind w:firstLineChars="0"/>
              <w:rPr>
                <w:rFonts w:asciiTheme="minorEastAsia" w:hAnsiTheme="minorEastAsia"/>
                <w:szCs w:val="21"/>
              </w:rPr>
            </w:pPr>
            <w:r w:rsidRPr="00054BB3">
              <w:rPr>
                <w:rFonts w:asciiTheme="minorEastAsia" w:hAnsiTheme="minorEastAsia"/>
                <w:szCs w:val="21"/>
              </w:rPr>
              <w:t>收款金额</w:t>
            </w:r>
          </w:p>
          <w:p w:rsidR="00674214" w:rsidRPr="00054BB3" w:rsidRDefault="00674214" w:rsidP="000A1114">
            <w:pPr>
              <w:pStyle w:val="af3"/>
              <w:numPr>
                <w:ilvl w:val="1"/>
                <w:numId w:val="11"/>
              </w:numPr>
              <w:ind w:firstLineChars="0"/>
              <w:rPr>
                <w:rFonts w:asciiTheme="minorEastAsia" w:hAnsiTheme="minorEastAsia"/>
                <w:szCs w:val="21"/>
              </w:rPr>
            </w:pPr>
            <w:r w:rsidRPr="00054BB3">
              <w:rPr>
                <w:rFonts w:asciiTheme="minorEastAsia" w:hAnsiTheme="minorEastAsia"/>
                <w:szCs w:val="21"/>
              </w:rPr>
              <w:t>收款快递员</w:t>
            </w:r>
          </w:p>
          <w:p w:rsidR="00674214" w:rsidRPr="00054BB3" w:rsidRDefault="00674214" w:rsidP="000A1114">
            <w:pPr>
              <w:pStyle w:val="af3"/>
              <w:numPr>
                <w:ilvl w:val="1"/>
                <w:numId w:val="11"/>
              </w:numPr>
              <w:ind w:firstLineChars="0"/>
              <w:rPr>
                <w:rFonts w:asciiTheme="minorEastAsia" w:hAnsiTheme="minorEastAsia"/>
                <w:szCs w:val="21"/>
              </w:rPr>
            </w:pPr>
            <w:r w:rsidRPr="00054BB3">
              <w:rPr>
                <w:rFonts w:asciiTheme="minorEastAsia" w:hAnsiTheme="minorEastAsia"/>
                <w:szCs w:val="21"/>
              </w:rPr>
              <w:t>对应的所有订单条形码号</w:t>
            </w:r>
          </w:p>
          <w:p w:rsidR="00674214" w:rsidRPr="00054BB3" w:rsidRDefault="00674214" w:rsidP="000A1114">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首次使用系统时，</w:t>
            </w:r>
            <w:r w:rsidRPr="00054BB3">
              <w:rPr>
                <w:rFonts w:asciiTheme="minorEastAsia" w:hAnsiTheme="minorEastAsia" w:hint="eastAsia"/>
                <w:szCs w:val="21"/>
              </w:rPr>
              <w:t>系统</w:t>
            </w:r>
            <w:r w:rsidRPr="00054BB3">
              <w:rPr>
                <w:rFonts w:asciiTheme="minorEastAsia" w:hAnsiTheme="minorEastAsia"/>
                <w:szCs w:val="21"/>
              </w:rPr>
              <w:t>将提示其设置缺省选项，</w:t>
            </w:r>
            <w:r w:rsidRPr="00054BB3">
              <w:rPr>
                <w:rFonts w:asciiTheme="minorEastAsia" w:hAnsiTheme="minorEastAsia" w:hint="eastAsia"/>
                <w:szCs w:val="21"/>
              </w:rPr>
              <w:t>以后</w:t>
            </w:r>
            <w:r w:rsidRPr="00054BB3">
              <w:rPr>
                <w:rFonts w:asciiTheme="minorEastAsia" w:hAnsiTheme="minorEastAsia"/>
                <w:szCs w:val="21"/>
              </w:rPr>
              <w:t>也可以进行修改</w:t>
            </w:r>
          </w:p>
        </w:tc>
      </w:tr>
    </w:tbl>
    <w:p w:rsidR="00274F58" w:rsidRPr="00674214"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6</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生成派件</w:t>
            </w:r>
            <w:r w:rsidRPr="00054BB3">
              <w:rPr>
                <w:rFonts w:asciiTheme="minorEastAsia" w:eastAsiaTheme="minorEastAsia" w:hAnsiTheme="minorEastAsia" w:hint="eastAsia"/>
                <w:szCs w:val="21"/>
              </w:rPr>
              <w:t>单</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记录快递的到达情况，</w:t>
            </w:r>
            <w:r w:rsidRPr="00054BB3">
              <w:rPr>
                <w:rFonts w:asciiTheme="minorEastAsia" w:eastAsiaTheme="minorEastAsia" w:hAnsiTheme="minorEastAsia" w:hint="eastAsia"/>
                <w:szCs w:val="21"/>
              </w:rPr>
              <w:t>记录</w:t>
            </w:r>
            <w:r w:rsidRPr="00054BB3">
              <w:rPr>
                <w:rFonts w:asciiTheme="minorEastAsia" w:eastAsiaTheme="minorEastAsia" w:hAnsiTheme="minorEastAsia"/>
                <w:szCs w:val="21"/>
              </w:rPr>
              <w:t>货运状态</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w:t>
            </w:r>
            <w:r>
              <w:rPr>
                <w:rFonts w:asciiTheme="minorEastAsia" w:eastAsiaTheme="minorEastAsia" w:hAnsiTheme="minorEastAsia"/>
                <w:szCs w:val="21"/>
              </w:rPr>
              <w:t>业务员把货物</w:t>
            </w:r>
            <w:r w:rsidRPr="00054BB3">
              <w:rPr>
                <w:rFonts w:asciiTheme="minorEastAsia" w:eastAsiaTheme="minorEastAsia" w:hAnsiTheme="minorEastAsia"/>
                <w:szCs w:val="21"/>
              </w:rPr>
              <w:t>分配给快递员</w:t>
            </w:r>
          </w:p>
        </w:tc>
      </w:tr>
      <w:tr w:rsidR="00674214" w:rsidRPr="00054BB3" w:rsidTr="000A1114">
        <w:trPr>
          <w:trHeight w:val="317"/>
        </w:trPr>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系统更新货运状态；系统记录派件单；</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Default="00674214" w:rsidP="000A1114">
            <w:pPr>
              <w:pStyle w:val="af3"/>
              <w:numPr>
                <w:ilvl w:val="0"/>
                <w:numId w:val="34"/>
              </w:numPr>
              <w:ind w:firstLineChars="0"/>
              <w:rPr>
                <w:rFonts w:asciiTheme="minorEastAsia" w:hAnsiTheme="minorEastAsia"/>
                <w:szCs w:val="21"/>
              </w:rPr>
            </w:pPr>
            <w:r w:rsidRPr="00054BB3">
              <w:rPr>
                <w:rFonts w:asciiTheme="minorEastAsia" w:hAnsiTheme="minorEastAsia"/>
                <w:szCs w:val="21"/>
              </w:rPr>
              <w:t>营业厅收到货物，</w:t>
            </w:r>
            <w:r w:rsidRPr="00054BB3">
              <w:rPr>
                <w:rFonts w:asciiTheme="minorEastAsia" w:hAnsiTheme="minorEastAsia" w:hint="eastAsia"/>
                <w:szCs w:val="21"/>
              </w:rPr>
              <w:t>并</w:t>
            </w:r>
            <w:r w:rsidRPr="00054BB3">
              <w:rPr>
                <w:rFonts w:asciiTheme="minorEastAsia" w:hAnsiTheme="minorEastAsia"/>
                <w:szCs w:val="21"/>
              </w:rPr>
              <w:t>货物已被分配给快递员</w:t>
            </w:r>
          </w:p>
          <w:p w:rsidR="00674214" w:rsidRDefault="00674214" w:rsidP="000A1114">
            <w:pPr>
              <w:pStyle w:val="af3"/>
              <w:numPr>
                <w:ilvl w:val="0"/>
                <w:numId w:val="34"/>
              </w:numPr>
              <w:ind w:firstLineChars="0"/>
              <w:rPr>
                <w:rFonts w:asciiTheme="minorEastAsia" w:hAnsiTheme="minorEastAsia"/>
                <w:szCs w:val="21"/>
              </w:rPr>
            </w:pPr>
            <w:r>
              <w:rPr>
                <w:rFonts w:asciiTheme="minorEastAsia" w:hAnsiTheme="minorEastAsia"/>
                <w:szCs w:val="21"/>
              </w:rPr>
              <w:t>业务员从系统菜单中选择</w:t>
            </w:r>
            <w:r w:rsidRPr="00054BB3">
              <w:rPr>
                <w:rFonts w:asciiTheme="minorEastAsia" w:hAnsiTheme="minorEastAsia"/>
                <w:szCs w:val="21"/>
              </w:rPr>
              <w:t>生成派件</w:t>
            </w:r>
            <w:r w:rsidRPr="00054BB3">
              <w:rPr>
                <w:rFonts w:asciiTheme="minorEastAsia" w:hAnsiTheme="minorEastAsia" w:hint="eastAsia"/>
                <w:szCs w:val="21"/>
              </w:rPr>
              <w:t>单</w:t>
            </w:r>
            <w:r>
              <w:rPr>
                <w:rFonts w:asciiTheme="minorEastAsia" w:hAnsiTheme="minorEastAsia"/>
                <w:szCs w:val="21"/>
              </w:rPr>
              <w:t>功能</w:t>
            </w:r>
          </w:p>
          <w:p w:rsidR="00674214" w:rsidRPr="00290E8F" w:rsidRDefault="00674214" w:rsidP="000A1114">
            <w:pPr>
              <w:pStyle w:val="af3"/>
              <w:numPr>
                <w:ilvl w:val="0"/>
                <w:numId w:val="34"/>
              </w:numPr>
              <w:ind w:firstLineChars="0"/>
              <w:rPr>
                <w:rFonts w:asciiTheme="minorEastAsia" w:hAnsiTheme="minorEastAsia"/>
                <w:szCs w:val="21"/>
              </w:rPr>
            </w:pPr>
            <w:r>
              <w:rPr>
                <w:rFonts w:asciiTheme="minorEastAsia" w:hAnsiTheme="minorEastAsia"/>
                <w:szCs w:val="21"/>
              </w:rPr>
              <w:t>系统显示</w:t>
            </w:r>
            <w:r w:rsidRPr="00054BB3">
              <w:rPr>
                <w:rFonts w:asciiTheme="minorEastAsia" w:hAnsiTheme="minorEastAsia"/>
                <w:szCs w:val="21"/>
              </w:rPr>
              <w:t>生成派件</w:t>
            </w:r>
            <w:r w:rsidRPr="00054BB3">
              <w:rPr>
                <w:rFonts w:asciiTheme="minorEastAsia" w:hAnsiTheme="minorEastAsia" w:hint="eastAsia"/>
                <w:szCs w:val="21"/>
              </w:rPr>
              <w:t>单</w:t>
            </w:r>
            <w:r>
              <w:rPr>
                <w:rFonts w:asciiTheme="minorEastAsia" w:hAnsiTheme="minorEastAsia"/>
                <w:szCs w:val="21"/>
              </w:rPr>
              <w:t>功能界面</w:t>
            </w:r>
          </w:p>
          <w:p w:rsidR="00674214" w:rsidRPr="00054BB3" w:rsidRDefault="00674214" w:rsidP="000A1114">
            <w:pPr>
              <w:pStyle w:val="af3"/>
              <w:numPr>
                <w:ilvl w:val="0"/>
                <w:numId w:val="34"/>
              </w:numPr>
              <w:ind w:firstLineChars="0"/>
              <w:rPr>
                <w:rFonts w:asciiTheme="minorEastAsia" w:hAnsiTheme="minorEastAsia"/>
                <w:szCs w:val="21"/>
              </w:rPr>
            </w:pPr>
            <w:r w:rsidRPr="00054BB3">
              <w:rPr>
                <w:rFonts w:asciiTheme="minorEastAsia" w:hAnsiTheme="minorEastAsia"/>
                <w:szCs w:val="21"/>
              </w:rPr>
              <w:t>业务员生成派件</w:t>
            </w:r>
            <w:r w:rsidRPr="00054BB3">
              <w:rPr>
                <w:rFonts w:asciiTheme="minorEastAsia" w:hAnsiTheme="minorEastAsia" w:hint="eastAsia"/>
                <w:szCs w:val="21"/>
              </w:rPr>
              <w:t>单</w:t>
            </w:r>
            <w:r>
              <w:rPr>
                <w:rFonts w:asciiTheme="minorEastAsia" w:hAnsiTheme="minorEastAsia"/>
                <w:szCs w:val="21"/>
              </w:rPr>
              <w:t>（到达日期业务员可以选择）</w:t>
            </w:r>
          </w:p>
          <w:p w:rsidR="00674214" w:rsidRPr="00054BB3" w:rsidRDefault="00674214" w:rsidP="000A1114">
            <w:pPr>
              <w:pStyle w:val="af3"/>
              <w:numPr>
                <w:ilvl w:val="0"/>
                <w:numId w:val="34"/>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显示派件</w:t>
            </w:r>
            <w:r w:rsidRPr="00054BB3">
              <w:rPr>
                <w:rFonts w:asciiTheme="minorEastAsia" w:hAnsiTheme="minorEastAsia" w:hint="eastAsia"/>
                <w:szCs w:val="21"/>
              </w:rPr>
              <w:t>单</w:t>
            </w:r>
          </w:p>
          <w:p w:rsidR="00674214" w:rsidRPr="00054BB3" w:rsidRDefault="00674214" w:rsidP="000A1114">
            <w:pPr>
              <w:pStyle w:val="af3"/>
              <w:numPr>
                <w:ilvl w:val="0"/>
                <w:numId w:val="34"/>
              </w:numPr>
              <w:ind w:firstLineChars="0"/>
              <w:rPr>
                <w:rFonts w:asciiTheme="minorEastAsia" w:hAnsiTheme="minorEastAsia"/>
                <w:szCs w:val="21"/>
              </w:rPr>
            </w:pPr>
            <w:r w:rsidRPr="00054BB3">
              <w:rPr>
                <w:rFonts w:asciiTheme="minorEastAsia" w:hAnsiTheme="minorEastAsia"/>
                <w:szCs w:val="21"/>
              </w:rPr>
              <w:t>系统记录“生成派件单”和时间到日志</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szCs w:val="21"/>
              </w:rPr>
              <w:t>2a. 业务员输入不符合格式</w:t>
            </w:r>
          </w:p>
          <w:p w:rsidR="00674214" w:rsidRPr="00446A9B" w:rsidRDefault="00674214" w:rsidP="00674214">
            <w:pPr>
              <w:pStyle w:val="af3"/>
              <w:numPr>
                <w:ilvl w:val="0"/>
                <w:numId w:val="45"/>
              </w:numPr>
              <w:ind w:firstLineChars="0"/>
              <w:rPr>
                <w:rFonts w:asciiTheme="minorEastAsia" w:hAnsiTheme="minorEastAsia"/>
                <w:szCs w:val="21"/>
              </w:rPr>
            </w:pPr>
            <w:r w:rsidRPr="00446A9B">
              <w:rPr>
                <w:rFonts w:asciiTheme="minorEastAsia" w:hAnsiTheme="minorEastAsia"/>
                <w:szCs w:val="21"/>
              </w:rPr>
              <w:t>系统提示输入有误，并要求重新输入</w:t>
            </w:r>
          </w:p>
          <w:p w:rsidR="00674214" w:rsidRDefault="00674214" w:rsidP="000A1114">
            <w:pPr>
              <w:rPr>
                <w:rFonts w:asciiTheme="minorEastAsia" w:eastAsiaTheme="minorEastAsia" w:hAnsiTheme="minorEastAsia"/>
                <w:szCs w:val="21"/>
              </w:rPr>
            </w:pPr>
            <w:r>
              <w:rPr>
                <w:rFonts w:asciiTheme="minorEastAsia" w:eastAsiaTheme="minorEastAsia" w:hAnsiTheme="minorEastAsia"/>
                <w:szCs w:val="21"/>
              </w:rPr>
              <w:t>4a. 业务</w:t>
            </w:r>
            <w:r>
              <w:rPr>
                <w:rFonts w:asciiTheme="minorEastAsia" w:eastAsiaTheme="minorEastAsia" w:hAnsiTheme="minorEastAsia" w:hint="eastAsia"/>
                <w:szCs w:val="21"/>
              </w:rPr>
              <w:t>员</w:t>
            </w:r>
            <w:r>
              <w:rPr>
                <w:rFonts w:asciiTheme="minorEastAsia" w:eastAsiaTheme="minorEastAsia" w:hAnsiTheme="minorEastAsia"/>
                <w:szCs w:val="21"/>
              </w:rPr>
              <w:t>在录入过程中选择取消</w:t>
            </w:r>
            <w:r>
              <w:rPr>
                <w:rFonts w:asciiTheme="minorEastAsia" w:eastAsiaTheme="minorEastAsia" w:hAnsiTheme="minorEastAsia" w:hint="eastAsia"/>
                <w:szCs w:val="21"/>
              </w:rPr>
              <w:t>生成</w:t>
            </w:r>
            <w:r>
              <w:rPr>
                <w:rFonts w:asciiTheme="minorEastAsia" w:eastAsiaTheme="minorEastAsia" w:hAnsiTheme="minorEastAsia"/>
                <w:szCs w:val="21"/>
              </w:rPr>
              <w:t>派件单</w:t>
            </w:r>
          </w:p>
          <w:p w:rsidR="00674214" w:rsidRPr="00446A9B" w:rsidRDefault="00674214" w:rsidP="00674214">
            <w:pPr>
              <w:pStyle w:val="af3"/>
              <w:numPr>
                <w:ilvl w:val="0"/>
                <w:numId w:val="46"/>
              </w:numPr>
              <w:ind w:firstLineChars="0"/>
              <w:rPr>
                <w:rFonts w:asciiTheme="minorEastAsia" w:hAnsiTheme="minorEastAsia"/>
                <w:szCs w:val="21"/>
              </w:rPr>
            </w:pPr>
            <w:r>
              <w:rPr>
                <w:rFonts w:asciiTheme="minorEastAsia" w:hAnsiTheme="minorEastAsia"/>
                <w:szCs w:val="21"/>
              </w:rPr>
              <w:t xml:space="preserve"> </w:t>
            </w:r>
            <w:r w:rsidRPr="00446A9B">
              <w:rPr>
                <w:rFonts w:asciiTheme="minorEastAsia" w:hAnsiTheme="minorEastAsia" w:hint="eastAsia"/>
                <w:szCs w:val="21"/>
              </w:rPr>
              <w:t>系统</w:t>
            </w:r>
            <w:r>
              <w:rPr>
                <w:rFonts w:asciiTheme="minorEastAsia" w:hAnsiTheme="minorEastAsia"/>
                <w:szCs w:val="21"/>
              </w:rPr>
              <w:t>放弃</w:t>
            </w:r>
            <w:r>
              <w:rPr>
                <w:rFonts w:asciiTheme="minorEastAsia" w:hAnsiTheme="minorEastAsia" w:hint="eastAsia"/>
                <w:szCs w:val="21"/>
              </w:rPr>
              <w:t>派件</w:t>
            </w:r>
            <w:r w:rsidRPr="00446A9B">
              <w:rPr>
                <w:rFonts w:asciiTheme="minorEastAsia" w:hAnsiTheme="minorEastAsia"/>
                <w:szCs w:val="21"/>
              </w:rPr>
              <w:t>单录入，</w:t>
            </w:r>
            <w:r w:rsidRPr="00446A9B">
              <w:rPr>
                <w:rFonts w:asciiTheme="minorEastAsia" w:hAnsiTheme="minorEastAsia" w:hint="eastAsia"/>
                <w:szCs w:val="21"/>
              </w:rPr>
              <w:t>关闭该</w:t>
            </w:r>
            <w:r w:rsidRPr="00446A9B">
              <w:rPr>
                <w:rFonts w:asciiTheme="minorEastAsia" w:hAnsiTheme="minorEastAsia"/>
                <w:szCs w:val="21"/>
              </w:rPr>
              <w:t>任务</w:t>
            </w:r>
          </w:p>
        </w:tc>
      </w:tr>
      <w:tr w:rsidR="00674214" w:rsidRPr="00054BB3" w:rsidTr="000A1114">
        <w:tc>
          <w:tcPr>
            <w:tcW w:w="593" w:type="pct"/>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674214" w:rsidRPr="00054BB3" w:rsidRDefault="00674214" w:rsidP="000A1114">
            <w:pPr>
              <w:pStyle w:val="af3"/>
              <w:numPr>
                <w:ilvl w:val="0"/>
                <w:numId w:val="12"/>
              </w:numPr>
              <w:ind w:firstLineChars="0"/>
              <w:rPr>
                <w:rFonts w:asciiTheme="minorEastAsia" w:hAnsiTheme="minorEastAsia"/>
                <w:szCs w:val="21"/>
              </w:rPr>
            </w:pPr>
            <w:r w:rsidRPr="00054BB3">
              <w:rPr>
                <w:rFonts w:asciiTheme="minorEastAsia" w:hAnsiTheme="minorEastAsia" w:hint="eastAsia"/>
                <w:szCs w:val="21"/>
              </w:rPr>
              <w:t>派件</w:t>
            </w:r>
            <w:r w:rsidRPr="00054BB3">
              <w:rPr>
                <w:rFonts w:asciiTheme="minorEastAsia" w:hAnsiTheme="minorEastAsia"/>
                <w:szCs w:val="21"/>
              </w:rPr>
              <w:t>单内容包括：</w:t>
            </w:r>
          </w:p>
          <w:p w:rsidR="00674214" w:rsidRPr="00054BB3" w:rsidRDefault="00674214" w:rsidP="000A1114">
            <w:pPr>
              <w:pStyle w:val="af3"/>
              <w:numPr>
                <w:ilvl w:val="1"/>
                <w:numId w:val="12"/>
              </w:numPr>
              <w:ind w:firstLineChars="0"/>
              <w:rPr>
                <w:rFonts w:asciiTheme="minorEastAsia" w:hAnsiTheme="minorEastAsia"/>
                <w:szCs w:val="21"/>
              </w:rPr>
            </w:pPr>
            <w:r w:rsidRPr="00054BB3">
              <w:rPr>
                <w:rFonts w:asciiTheme="minorEastAsia" w:hAnsiTheme="minorEastAsia"/>
                <w:szCs w:val="21"/>
              </w:rPr>
              <w:t>到达日期</w:t>
            </w:r>
          </w:p>
          <w:p w:rsidR="00674214" w:rsidRPr="00054BB3" w:rsidRDefault="00674214" w:rsidP="000A1114">
            <w:pPr>
              <w:pStyle w:val="af3"/>
              <w:numPr>
                <w:ilvl w:val="1"/>
                <w:numId w:val="12"/>
              </w:numPr>
              <w:ind w:firstLineChars="0"/>
              <w:rPr>
                <w:rFonts w:asciiTheme="minorEastAsia" w:hAnsiTheme="minorEastAsia"/>
                <w:szCs w:val="21"/>
              </w:rPr>
            </w:pPr>
            <w:r w:rsidRPr="00054BB3">
              <w:rPr>
                <w:rFonts w:asciiTheme="minorEastAsia" w:hAnsiTheme="minorEastAsia"/>
                <w:szCs w:val="21"/>
              </w:rPr>
              <w:t>订单条形码号</w:t>
            </w:r>
          </w:p>
          <w:p w:rsidR="00674214" w:rsidRPr="00054BB3" w:rsidRDefault="00674214" w:rsidP="000A1114">
            <w:pPr>
              <w:pStyle w:val="af3"/>
              <w:numPr>
                <w:ilvl w:val="1"/>
                <w:numId w:val="12"/>
              </w:numPr>
              <w:ind w:firstLineChars="0"/>
              <w:rPr>
                <w:rFonts w:asciiTheme="minorEastAsia" w:hAnsiTheme="minorEastAsia"/>
                <w:szCs w:val="21"/>
              </w:rPr>
            </w:pPr>
            <w:r w:rsidRPr="00054BB3">
              <w:rPr>
                <w:rFonts w:asciiTheme="minorEastAsia" w:hAnsiTheme="minorEastAsia"/>
                <w:szCs w:val="21"/>
              </w:rPr>
              <w:t>派送员</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cstheme="minorHAnsi"/>
                <w:szCs w:val="21"/>
              </w:rPr>
            </w:pPr>
            <w:r w:rsidRPr="00054BB3">
              <w:rPr>
                <w:rFonts w:asciiTheme="minorEastAsia" w:eastAsiaTheme="minorEastAsia" w:hAnsiTheme="minorEastAsia" w:cstheme="minorHAnsi"/>
                <w:szCs w:val="21"/>
              </w:rPr>
              <w:t>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管理车辆与</w:t>
            </w:r>
            <w:r w:rsidRPr="00054BB3">
              <w:rPr>
                <w:rFonts w:asciiTheme="minorEastAsia" w:eastAsiaTheme="minorEastAsia" w:hAnsiTheme="minorEastAsia"/>
                <w:szCs w:val="21"/>
              </w:rPr>
              <w:t>司机信息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 xml:space="preserve">业务员，目标是负责车辆信息和司机信息的维护 </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车辆信息</w:t>
            </w:r>
            <w:r w:rsidRPr="00054BB3">
              <w:rPr>
                <w:rFonts w:asciiTheme="minorEastAsia" w:eastAsiaTheme="minorEastAsia" w:hAnsiTheme="minorEastAsia"/>
                <w:szCs w:val="21"/>
              </w:rPr>
              <w:t>或者司机信息</w:t>
            </w:r>
            <w:r w:rsidRPr="00054BB3">
              <w:rPr>
                <w:rFonts w:asciiTheme="minorEastAsia" w:eastAsiaTheme="minorEastAsia" w:hAnsiTheme="minorEastAsia" w:hint="eastAsia"/>
                <w:szCs w:val="21"/>
              </w:rPr>
              <w:t>变化</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业务员已经被授权和识别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系统更新车辆</w:t>
            </w:r>
            <w:r w:rsidRPr="00054BB3">
              <w:rPr>
                <w:rFonts w:asciiTheme="minorEastAsia" w:eastAsiaTheme="minorEastAsia" w:hAnsiTheme="minorEastAsia"/>
                <w:szCs w:val="21"/>
              </w:rPr>
              <w:t>信息和司机信息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低</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从菜单中选择车辆信息</w:t>
            </w:r>
          </w:p>
          <w:p w:rsidR="00862944" w:rsidRP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系统显示车辆信息管理界面</w:t>
            </w:r>
          </w:p>
          <w:p w:rsidR="00274F58" w:rsidRPr="00054BB3" w:rsidRDefault="00862944" w:rsidP="00274F5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3</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 xml:space="preserve">  营业厅业务员输入新的车辆信息，包括</w:t>
            </w:r>
            <w:r w:rsidR="00274F58" w:rsidRPr="00054BB3">
              <w:rPr>
                <w:rFonts w:asciiTheme="minorEastAsia" w:eastAsiaTheme="minorEastAsia" w:hAnsiTheme="minorEastAsia" w:hint="eastAsia"/>
                <w:szCs w:val="21"/>
              </w:rPr>
              <w:t>车辆代号</w:t>
            </w:r>
            <w:r w:rsidR="00274F58" w:rsidRPr="00054BB3">
              <w:rPr>
                <w:rFonts w:asciiTheme="minorEastAsia" w:eastAsiaTheme="minorEastAsia" w:hAnsiTheme="minorEastAsia"/>
                <w:szCs w:val="21"/>
              </w:rPr>
              <w:t>、车牌号</w:t>
            </w:r>
          </w:p>
          <w:p w:rsidR="00274F58"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1.2  有新的司机</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从菜单中选择司机信息</w:t>
            </w:r>
          </w:p>
          <w:p w:rsidR="00862944" w:rsidRP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系统显示司机信息管理界面</w:t>
            </w:r>
          </w:p>
          <w:p w:rsidR="00274F58" w:rsidRPr="00054BB3" w:rsidRDefault="00274F58" w:rsidP="006C0393">
            <w:pPr>
              <w:spacing w:line="240" w:lineRule="auto"/>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营业厅业务员输入新的司机信息，包括</w:t>
            </w:r>
            <w:r w:rsidRPr="00054BB3">
              <w:rPr>
                <w:rFonts w:asciiTheme="minorEastAsia" w:eastAsiaTheme="minorEastAsia" w:hAnsiTheme="minorEastAsia" w:hint="eastAsia"/>
                <w:szCs w:val="21"/>
              </w:rPr>
              <w:t>司机编号</w:t>
            </w:r>
            <w:r w:rsidRPr="00054BB3">
              <w:rPr>
                <w:rFonts w:asciiTheme="minorEastAsia" w:eastAsiaTheme="minorEastAsia" w:hAnsiTheme="minorEastAsia"/>
                <w:szCs w:val="21"/>
              </w:rPr>
              <w:t>、营业厅</w:t>
            </w:r>
            <w:r w:rsidRPr="00054BB3">
              <w:rPr>
                <w:rFonts w:asciiTheme="minorEastAsia" w:eastAsiaTheme="minorEastAsia" w:hAnsiTheme="minorEastAsia" w:hint="eastAsia"/>
                <w:szCs w:val="21"/>
              </w:rPr>
              <w:t>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姓名</w:t>
            </w:r>
            <w:r w:rsidRPr="00054BB3">
              <w:rPr>
                <w:rFonts w:asciiTheme="minorEastAsia" w:eastAsiaTheme="minorEastAsia" w:hAnsiTheme="minorEastAsia"/>
                <w:szCs w:val="21"/>
              </w:rPr>
              <w:t>、出生日期、身份证号、</w:t>
            </w:r>
            <w:r w:rsidRPr="00054BB3">
              <w:rPr>
                <w:rFonts w:asciiTheme="minorEastAsia" w:eastAsiaTheme="minorEastAsia" w:hAnsiTheme="minorEastAsia" w:hint="eastAsia"/>
                <w:szCs w:val="21"/>
              </w:rPr>
              <w:t>手机</w:t>
            </w:r>
            <w:r w:rsidRPr="00054BB3">
              <w:rPr>
                <w:rFonts w:asciiTheme="minorEastAsia" w:eastAsiaTheme="minorEastAsia" w:hAnsiTheme="minorEastAsia"/>
                <w:szCs w:val="21"/>
              </w:rPr>
              <w:t>、性别、行驶证期限</w:t>
            </w:r>
          </w:p>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1.3  </w:t>
            </w:r>
            <w:r w:rsidRPr="00054BB3">
              <w:rPr>
                <w:rFonts w:asciiTheme="minorEastAsia" w:eastAsiaTheme="minorEastAsia" w:hAnsiTheme="minorEastAsia" w:cs="微软雅黑" w:hint="eastAsia"/>
                <w:b/>
                <w:szCs w:val="21"/>
              </w:rPr>
              <w:t>有车辆退役</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从菜单中选择车辆信息</w:t>
            </w:r>
          </w:p>
          <w:p w:rsidR="00862944" w:rsidRP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系统显示车辆信息管理界面</w:t>
            </w:r>
          </w:p>
          <w:p w:rsidR="00274F58" w:rsidRPr="00054BB3" w:rsidRDefault="00862944" w:rsidP="00274F5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3</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 xml:space="preserve">  营业厅业务员删除该车辆信息</w:t>
            </w:r>
          </w:p>
          <w:p w:rsidR="00274F58" w:rsidRDefault="00274F58" w:rsidP="00274F58">
            <w:pPr>
              <w:rPr>
                <w:rFonts w:asciiTheme="minorEastAsia" w:eastAsiaTheme="minorEastAsia" w:hAnsiTheme="minorEastAsia" w:cs="微软雅黑"/>
                <w:b/>
                <w:szCs w:val="21"/>
              </w:rPr>
            </w:pPr>
            <w:r w:rsidRPr="00054BB3">
              <w:rPr>
                <w:rFonts w:asciiTheme="minorEastAsia" w:eastAsiaTheme="minorEastAsia" w:hAnsiTheme="minorEastAsia"/>
                <w:b/>
                <w:szCs w:val="21"/>
              </w:rPr>
              <w:t xml:space="preserve">1.4  </w:t>
            </w:r>
            <w:r w:rsidRPr="00054BB3">
              <w:rPr>
                <w:rFonts w:asciiTheme="minorEastAsia" w:eastAsiaTheme="minorEastAsia" w:hAnsiTheme="minorEastAsia" w:cs="微软雅黑" w:hint="eastAsia"/>
                <w:b/>
                <w:szCs w:val="21"/>
              </w:rPr>
              <w:t>有司机退役</w:t>
            </w:r>
          </w:p>
          <w:p w:rsid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cs="微软雅黑" w:hint="eastAsia"/>
                <w:b/>
                <w:szCs w:val="21"/>
              </w:rPr>
              <w:t xml:space="preserve">  </w:t>
            </w:r>
            <w:r w:rsidRPr="00862944">
              <w:rPr>
                <w:rFonts w:asciiTheme="minorEastAsia" w:eastAsiaTheme="minorEastAsia" w:hAnsiTheme="minorEastAsia" w:cs="微软雅黑" w:hint="eastAsia"/>
                <w:szCs w:val="21"/>
              </w:rPr>
              <w:t>1.</w:t>
            </w:r>
            <w:r>
              <w:rPr>
                <w:rFonts w:asciiTheme="minorEastAsia" w:eastAsiaTheme="minorEastAsia" w:hAnsiTheme="minorEastAsia" w:cs="微软雅黑"/>
                <w:szCs w:val="21"/>
              </w:rPr>
              <w:t xml:space="preserve">  </w:t>
            </w:r>
            <w:r w:rsidRPr="00054BB3">
              <w:rPr>
                <w:rFonts w:asciiTheme="minorEastAsia" w:eastAsiaTheme="minorEastAsia" w:hAnsiTheme="minorEastAsia"/>
                <w:szCs w:val="21"/>
              </w:rPr>
              <w:t>营业厅业务员</w:t>
            </w:r>
            <w:r>
              <w:rPr>
                <w:rFonts w:asciiTheme="minorEastAsia" w:eastAsiaTheme="minorEastAsia" w:hAnsiTheme="minorEastAsia"/>
                <w:szCs w:val="21"/>
              </w:rPr>
              <w:t>从菜单中选择司机信息</w:t>
            </w:r>
          </w:p>
          <w:p w:rsidR="00862944" w:rsidRPr="00862944" w:rsidRDefault="00862944" w:rsidP="00862944">
            <w:pPr>
              <w:spacing w:line="240" w:lineRule="auto"/>
              <w:rPr>
                <w:rFonts w:asciiTheme="minorEastAsia" w:eastAsiaTheme="minorEastAsia" w:hAnsiTheme="minorEastAsia"/>
                <w:szCs w:val="21"/>
              </w:rPr>
            </w:pPr>
            <w:r>
              <w:rPr>
                <w:rFonts w:asciiTheme="minorEastAsia" w:eastAsiaTheme="minorEastAsia" w:hAnsiTheme="minorEastAsia" w:hint="eastAsia"/>
                <w:szCs w:val="21"/>
              </w:rPr>
              <w:t xml:space="preserve">  2.</w:t>
            </w:r>
            <w:r>
              <w:rPr>
                <w:rFonts w:asciiTheme="minorEastAsia" w:eastAsiaTheme="minorEastAsia" w:hAnsiTheme="minorEastAsia"/>
                <w:szCs w:val="21"/>
              </w:rPr>
              <w:t xml:space="preserve">  系统显示司机信息管理界面</w:t>
            </w:r>
          </w:p>
          <w:p w:rsidR="00274F58" w:rsidRPr="00054BB3" w:rsidRDefault="00862944" w:rsidP="00862944">
            <w:pPr>
              <w:ind w:firstLineChars="100" w:firstLine="21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营业厅业务员删除该司机信息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  系统记录营业厅业务员输入的新信息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  系统记录“管理信息”与时间到日志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b/>
                <w:szCs w:val="21"/>
              </w:rPr>
              <w:t xml:space="preserve">  </w:t>
            </w:r>
            <w:r w:rsidR="00862944">
              <w:rPr>
                <w:rFonts w:asciiTheme="minorEastAsia" w:eastAsiaTheme="minorEastAsia" w:hAnsiTheme="minorEastAsia"/>
                <w:szCs w:val="21"/>
              </w:rPr>
              <w:t>3</w:t>
            </w:r>
            <w:r w:rsidRPr="00054BB3">
              <w:rPr>
                <w:rFonts w:asciiTheme="minorEastAsia" w:eastAsiaTheme="minorEastAsia" w:hAnsiTheme="minorEastAsia"/>
                <w:szCs w:val="21"/>
              </w:rPr>
              <w:t>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b/>
                <w:szCs w:val="21"/>
              </w:rPr>
              <w:t>1</w:t>
            </w:r>
            <w:r w:rsidRPr="00054BB3">
              <w:rPr>
                <w:rFonts w:asciiTheme="minorEastAsia" w:eastAsiaTheme="minorEastAsia" w:hAnsiTheme="minorEastAsia"/>
                <w:b/>
                <w:szCs w:val="21"/>
              </w:rPr>
              <w:t xml:space="preserve">.2  </w:t>
            </w:r>
            <w:r w:rsidRPr="00054BB3">
              <w:rPr>
                <w:rFonts w:asciiTheme="minorEastAsia" w:eastAsiaTheme="minorEastAsia" w:hAnsiTheme="minorEastAsia" w:hint="eastAsia"/>
                <w:b/>
                <w:szCs w:val="21"/>
              </w:rPr>
              <w:t>有新的司机</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 xml:space="preserve">  3</w:t>
            </w:r>
            <w:r w:rsidR="00274F58" w:rsidRPr="00054BB3">
              <w:rPr>
                <w:rFonts w:asciiTheme="minorEastAsia" w:eastAsiaTheme="minorEastAsia" w:hAnsiTheme="minorEastAsia"/>
                <w:szCs w:val="21"/>
              </w:rPr>
              <w:t>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8</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生成</w:t>
            </w:r>
            <w:r w:rsidRPr="00054BB3">
              <w:rPr>
                <w:rFonts w:asciiTheme="minorEastAsia" w:eastAsiaTheme="minorEastAsia" w:hAnsiTheme="minorEastAsia"/>
                <w:szCs w:val="21"/>
              </w:rPr>
              <w:t>到达单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其他</w:t>
            </w:r>
            <w:r w:rsidRPr="00054BB3">
              <w:rPr>
                <w:rFonts w:asciiTheme="minorEastAsia" w:eastAsiaTheme="minorEastAsia" w:hAnsiTheme="minorEastAsia"/>
                <w:szCs w:val="21"/>
              </w:rPr>
              <w:t>营业厅送达货物</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该营业厅</w:t>
            </w:r>
            <w:r w:rsidRPr="00054BB3">
              <w:rPr>
                <w:rFonts w:asciiTheme="minorEastAsia" w:eastAsiaTheme="minorEastAsia" w:hAnsiTheme="minorEastAsia" w:hint="eastAsia"/>
                <w:szCs w:val="21"/>
              </w:rPr>
              <w:t>或者中转</w:t>
            </w:r>
            <w:r w:rsidRPr="00054BB3">
              <w:rPr>
                <w:rFonts w:asciiTheme="minorEastAsia" w:eastAsiaTheme="minorEastAsia" w:hAnsiTheme="minorEastAsia"/>
                <w:szCs w:val="21"/>
              </w:rPr>
              <w:t>中心送达货物到该中转</w:t>
            </w:r>
            <w:r w:rsidRPr="00054BB3">
              <w:rPr>
                <w:rFonts w:asciiTheme="minorEastAsia" w:eastAsiaTheme="minorEastAsia" w:hAnsiTheme="minorEastAsia" w:hint="eastAsia"/>
                <w:szCs w:val="21"/>
              </w:rPr>
              <w:t>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已经被</w:t>
            </w:r>
            <w:r w:rsidRPr="00054BB3">
              <w:rPr>
                <w:rFonts w:asciiTheme="minorEastAsia" w:eastAsiaTheme="minorEastAsia" w:hAnsiTheme="minorEastAsia"/>
                <w:szCs w:val="21"/>
              </w:rPr>
              <w:t>授权和识别；</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4747F" w:rsidRDefault="00274F58" w:rsidP="0094747F">
            <w:pPr>
              <w:spacing w:line="240" w:lineRule="auto"/>
              <w:rPr>
                <w:rFonts w:asciiTheme="minorEastAsia" w:eastAsiaTheme="minorEastAsia" w:hAnsiTheme="minorEastAsia"/>
              </w:rPr>
            </w:pPr>
            <w:r w:rsidRPr="00054BB3">
              <w:rPr>
                <w:rFonts w:asciiTheme="minorEastAsia" w:eastAsiaTheme="minorEastAsia" w:hAnsiTheme="minorEastAsia" w:hint="eastAsia"/>
              </w:rPr>
              <w:t>营业厅</w:t>
            </w:r>
            <w:r w:rsidRPr="00054BB3">
              <w:rPr>
                <w:rFonts w:asciiTheme="minorEastAsia" w:eastAsiaTheme="minorEastAsia" w:hAnsiTheme="minorEastAsia"/>
              </w:rPr>
              <w:t>业务员</w:t>
            </w:r>
            <w:r w:rsidRPr="00054BB3">
              <w:rPr>
                <w:rFonts w:asciiTheme="minorEastAsia" w:eastAsiaTheme="minorEastAsia" w:hAnsiTheme="minorEastAsia" w:hint="eastAsia"/>
              </w:rPr>
              <w:t>分配</w:t>
            </w:r>
            <w:r w:rsidRPr="00054BB3">
              <w:rPr>
                <w:rFonts w:asciiTheme="minorEastAsia" w:eastAsiaTheme="minorEastAsia" w:hAnsiTheme="minorEastAsia"/>
              </w:rPr>
              <w:t>该货物给快递员，</w:t>
            </w:r>
            <w:r w:rsidRPr="00054BB3">
              <w:rPr>
                <w:rFonts w:asciiTheme="minorEastAsia" w:eastAsiaTheme="minorEastAsia" w:hAnsiTheme="minorEastAsia" w:hint="eastAsia"/>
              </w:rPr>
              <w:t>由</w:t>
            </w:r>
            <w:r w:rsidRPr="00054BB3">
              <w:rPr>
                <w:rFonts w:asciiTheme="minorEastAsia" w:eastAsiaTheme="minorEastAsia" w:hAnsiTheme="minorEastAsia"/>
              </w:rPr>
              <w:t>其派送</w:t>
            </w:r>
            <w:r w:rsidRPr="00054BB3">
              <w:rPr>
                <w:rFonts w:asciiTheme="minorEastAsia" w:eastAsiaTheme="minorEastAsia" w:hAnsiTheme="minorEastAsia" w:hint="eastAsia"/>
              </w:rPr>
              <w:t>、</w:t>
            </w:r>
            <w:r w:rsidRPr="00054BB3">
              <w:rPr>
                <w:rFonts w:asciiTheme="minorEastAsia" w:eastAsiaTheme="minorEastAsia" w:hAnsiTheme="minorEastAsia"/>
              </w:rPr>
              <w:t>生</w:t>
            </w:r>
            <w:r w:rsidRPr="00054BB3">
              <w:rPr>
                <w:rFonts w:asciiTheme="minorEastAsia" w:eastAsiaTheme="minorEastAsia" w:hAnsiTheme="minorEastAsia" w:hint="eastAsia"/>
              </w:rPr>
              <w:t>成派件单</w:t>
            </w:r>
            <w:r w:rsidRPr="00054BB3">
              <w:rPr>
                <w:rFonts w:asciiTheme="minorEastAsia" w:eastAsiaTheme="minorEastAsia" w:hAnsiTheme="minorEastAsia"/>
              </w:rPr>
              <w:t>；</w:t>
            </w:r>
            <w:r w:rsidRPr="00054BB3">
              <w:rPr>
                <w:rFonts w:asciiTheme="minorEastAsia" w:eastAsiaTheme="minorEastAsia" w:hAnsiTheme="minorEastAsia" w:hint="eastAsia"/>
              </w:rPr>
              <w:t>中转中心</w:t>
            </w:r>
            <w:r w:rsidRPr="00054BB3">
              <w:rPr>
                <w:rFonts w:asciiTheme="minorEastAsia" w:eastAsiaTheme="minorEastAsia" w:hAnsiTheme="minorEastAsia"/>
              </w:rPr>
              <w:t>进行入库管理；</w:t>
            </w:r>
            <w:r w:rsidRPr="00054BB3">
              <w:rPr>
                <w:rFonts w:asciiTheme="minorEastAsia" w:eastAsiaTheme="minorEastAsia" w:hAnsiTheme="minorEastAsia" w:hint="eastAsia"/>
              </w:rPr>
              <w:t>更新</w:t>
            </w:r>
            <w:r w:rsidRPr="00054BB3">
              <w:rPr>
                <w:rFonts w:asciiTheme="minorEastAsia" w:eastAsiaTheme="minorEastAsia" w:hAnsiTheme="minorEastAsia"/>
              </w:rPr>
              <w:t>快递的位置</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rPr>
            </w:pPr>
            <w:r w:rsidRPr="00054BB3">
              <w:rPr>
                <w:rFonts w:asciiTheme="minorEastAsia" w:eastAsiaTheme="minorEastAsia" w:hAnsiTheme="minorEastAsia" w:hint="eastAsia"/>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62944" w:rsidRDefault="00862944" w:rsidP="00862944">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营业厅业务员从菜单中选择生成到达单</w:t>
            </w:r>
          </w:p>
          <w:p w:rsidR="00862944" w:rsidRDefault="00862944" w:rsidP="00862944">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2.  系统显示生成到达单界面</w:t>
            </w:r>
          </w:p>
          <w:p w:rsidR="00274F58" w:rsidRPr="00054BB3" w:rsidRDefault="00862944"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营业厅业务员或</w:t>
            </w:r>
            <w:r w:rsidR="00274F58" w:rsidRPr="00054BB3">
              <w:rPr>
                <w:rFonts w:asciiTheme="minorEastAsia" w:eastAsiaTheme="minorEastAsia" w:hAnsiTheme="minorEastAsia" w:hint="eastAsia"/>
                <w:szCs w:val="21"/>
              </w:rPr>
              <w:t>中转</w:t>
            </w:r>
            <w:r>
              <w:rPr>
                <w:rFonts w:asciiTheme="minorEastAsia" w:eastAsiaTheme="minorEastAsia" w:hAnsiTheme="minorEastAsia"/>
                <w:szCs w:val="21"/>
              </w:rPr>
              <w:t>中心业务员填写</w:t>
            </w:r>
            <w:r w:rsidR="00274F58" w:rsidRPr="00054BB3">
              <w:rPr>
                <w:rFonts w:asciiTheme="minorEastAsia" w:eastAsiaTheme="minorEastAsia" w:hAnsiTheme="minorEastAsia"/>
                <w:szCs w:val="21"/>
              </w:rPr>
              <w:t>到达单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包含货物到达信息</w:t>
            </w:r>
            <w:r w:rsidR="00274F58" w:rsidRPr="00054BB3">
              <w:rPr>
                <w:rFonts w:asciiTheme="minorEastAsia" w:eastAsiaTheme="minorEastAsia" w:hAnsiTheme="minorEastAsia" w:hint="eastAsia"/>
                <w:szCs w:val="21"/>
              </w:rPr>
              <w:t>：（中转</w:t>
            </w:r>
            <w:r w:rsidR="00274F58" w:rsidRPr="00054BB3">
              <w:rPr>
                <w:rFonts w:asciiTheme="minorEastAsia" w:eastAsiaTheme="minorEastAsia" w:hAnsiTheme="minorEastAsia"/>
                <w:szCs w:val="21"/>
              </w:rPr>
              <w:t>中心号）</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到达日期、中转单编号、出发地、货物到达状态</w:t>
            </w:r>
            <w:r w:rsidR="00274F58" w:rsidRPr="00054BB3">
              <w:rPr>
                <w:rFonts w:asciiTheme="minorEastAsia" w:eastAsiaTheme="minorEastAsia" w:hAnsiTheme="minorEastAsia" w:hint="eastAsia"/>
                <w:szCs w:val="21"/>
              </w:rPr>
              <w:t>（损坏</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hint="eastAsia"/>
                <w:szCs w:val="21"/>
              </w:rPr>
              <w:t>完整</w:t>
            </w:r>
            <w:r w:rsidR="00274F58" w:rsidRPr="00054BB3">
              <w:rPr>
                <w:rFonts w:asciiTheme="minorEastAsia" w:eastAsiaTheme="minorEastAsia" w:hAnsiTheme="minorEastAsia"/>
                <w:szCs w:val="21"/>
              </w:rPr>
              <w:t>、丢失）</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  系统记录到达单</w:t>
            </w:r>
          </w:p>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5</w:t>
            </w:r>
            <w:r w:rsidR="00274F58" w:rsidRPr="00054BB3">
              <w:rPr>
                <w:rFonts w:asciiTheme="minorEastAsia" w:eastAsiaTheme="minorEastAsia" w:hAnsiTheme="minorEastAsia"/>
                <w:szCs w:val="21"/>
              </w:rPr>
              <w:t>.  系统记录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生成到达单</w:t>
            </w:r>
            <w:r w:rsidR="00274F58" w:rsidRPr="00054BB3">
              <w:rPr>
                <w:rFonts w:asciiTheme="minorEastAsia" w:eastAsiaTheme="minorEastAsia" w:hAnsiTheme="minorEastAsia" w:hint="eastAsia"/>
                <w:szCs w:val="21"/>
              </w:rPr>
              <w:t>”和时间到日志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862944"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  中转</w:t>
            </w:r>
            <w:r w:rsidR="00274F58" w:rsidRPr="00054BB3">
              <w:rPr>
                <w:rFonts w:asciiTheme="minorEastAsia" w:eastAsiaTheme="minorEastAsia" w:hAnsiTheme="minorEastAsia" w:hint="eastAsia"/>
                <w:szCs w:val="21"/>
              </w:rPr>
              <w:t>单</w:t>
            </w:r>
            <w:r w:rsidR="00274F58" w:rsidRPr="00054BB3">
              <w:rPr>
                <w:rFonts w:asciiTheme="minorEastAsia" w:eastAsiaTheme="minorEastAsia" w:hAnsiTheme="minorEastAsia"/>
                <w:szCs w:val="21"/>
              </w:rPr>
              <w:t>编号</w:t>
            </w:r>
            <w:r>
              <w:rPr>
                <w:rFonts w:asciiTheme="minorEastAsia" w:eastAsiaTheme="minorEastAsia" w:hAnsiTheme="minorEastAsia"/>
                <w:szCs w:val="21"/>
              </w:rPr>
              <w:t>输入的位数错误</w:t>
            </w:r>
            <w:r w:rsidR="00274F58" w:rsidRPr="00054BB3">
              <w:rPr>
                <w:rFonts w:asciiTheme="minorEastAsia" w:eastAsiaTheme="minorEastAsia" w:hAnsiTheme="minorEastAsia" w:hint="eastAsia"/>
                <w:szCs w:val="21"/>
              </w:rPr>
              <w:t>：</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00862944">
              <w:rPr>
                <w:rFonts w:asciiTheme="minorEastAsia" w:eastAsiaTheme="minorEastAsia" w:hAnsiTheme="minorEastAsia"/>
                <w:szCs w:val="21"/>
              </w:rPr>
              <w:t>提示中转单输入位数错误</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营业厅业务员或中转中心业务员重新输入中转单编号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94747F">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（中转中心编号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、到达日期</w:t>
            </w:r>
            <w:r w:rsidRPr="00054BB3">
              <w:rPr>
                <w:rFonts w:asciiTheme="minorEastAsia" w:eastAsiaTheme="minorEastAsia" w:hAnsiTheme="minorEastAsia"/>
                <w:szCs w:val="21"/>
              </w:rPr>
              <w:t>、出发地、货物</w:t>
            </w:r>
            <w:r w:rsidRPr="00054BB3">
              <w:rPr>
                <w:rFonts w:asciiTheme="minorEastAsia" w:eastAsiaTheme="minorEastAsia" w:hAnsiTheme="minorEastAsia" w:hint="eastAsia"/>
                <w:szCs w:val="21"/>
              </w:rPr>
              <w:t>到达状态</w:t>
            </w:r>
            <w:r w:rsidRPr="00054BB3">
              <w:rPr>
                <w:rFonts w:asciiTheme="minorEastAsia" w:eastAsiaTheme="minorEastAsia" w:hAnsiTheme="minorEastAsia"/>
                <w:szCs w:val="21"/>
              </w:rPr>
              <w:t>都可以</w:t>
            </w:r>
            <w:r w:rsidRPr="00054BB3">
              <w:rPr>
                <w:rFonts w:asciiTheme="minorEastAsia" w:eastAsiaTheme="minorEastAsia" w:hAnsiTheme="minorEastAsia" w:hint="eastAsia"/>
                <w:szCs w:val="21"/>
              </w:rPr>
              <w:t>由</w:t>
            </w:r>
            <w:r w:rsidRPr="00054BB3">
              <w:rPr>
                <w:rFonts w:asciiTheme="minorEastAsia" w:eastAsiaTheme="minorEastAsia" w:hAnsiTheme="minorEastAsia"/>
                <w:szCs w:val="21"/>
              </w:rPr>
              <w:t>系统</w:t>
            </w:r>
            <w:r w:rsidRPr="00054BB3">
              <w:rPr>
                <w:rFonts w:asciiTheme="minorEastAsia" w:eastAsiaTheme="minorEastAsia" w:hAnsiTheme="minorEastAsia" w:hint="eastAsia"/>
                <w:szCs w:val="21"/>
              </w:rPr>
              <w:t>提供</w:t>
            </w:r>
            <w:r w:rsidRPr="00054BB3">
              <w:rPr>
                <w:rFonts w:asciiTheme="minorEastAsia" w:eastAsiaTheme="minorEastAsia" w:hAnsiTheme="minorEastAsia"/>
                <w:szCs w:val="21"/>
              </w:rPr>
              <w:t>营业厅业务员选择</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9</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中转单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目标是跟踪</w:t>
            </w:r>
            <w:r w:rsidRPr="00054BB3">
              <w:rPr>
                <w:rFonts w:asciiTheme="minorEastAsia" w:eastAsiaTheme="minorEastAsia" w:hAnsiTheme="minorEastAsia"/>
                <w:szCs w:val="21"/>
              </w:rPr>
              <w:t>快递位置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货物已经</w:t>
            </w:r>
            <w:r w:rsidRPr="00054BB3">
              <w:rPr>
                <w:rFonts w:asciiTheme="minorEastAsia" w:eastAsiaTheme="minorEastAsia" w:hAnsiTheme="minorEastAsia"/>
                <w:szCs w:val="21"/>
              </w:rPr>
              <w:t>进行了</w:t>
            </w:r>
            <w:r w:rsidRPr="00054BB3">
              <w:rPr>
                <w:rFonts w:asciiTheme="minorEastAsia" w:eastAsiaTheme="minorEastAsia" w:hAnsiTheme="minorEastAsia" w:hint="eastAsia"/>
                <w:szCs w:val="21"/>
              </w:rPr>
              <w:t>入库</w:t>
            </w:r>
            <w:r w:rsidRPr="00054BB3">
              <w:rPr>
                <w:rFonts w:asciiTheme="minorEastAsia" w:eastAsiaTheme="minorEastAsia" w:hAnsiTheme="minorEastAsia"/>
                <w:szCs w:val="21"/>
              </w:rPr>
              <w:t>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系统记录中转单；办理</w:t>
            </w:r>
            <w:r w:rsidRPr="00054BB3">
              <w:rPr>
                <w:rFonts w:asciiTheme="minorEastAsia" w:eastAsiaTheme="minorEastAsia" w:hAnsiTheme="minorEastAsia"/>
                <w:szCs w:val="21"/>
              </w:rPr>
              <w:t>出库手续、更新快递</w:t>
            </w:r>
            <w:r w:rsidRPr="00054BB3">
              <w:rPr>
                <w:rFonts w:asciiTheme="minorEastAsia" w:eastAsiaTheme="minorEastAsia" w:hAnsiTheme="minorEastAsia" w:hint="eastAsia"/>
                <w:szCs w:val="21"/>
              </w:rPr>
              <w:t>位置；系统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D748F5" w:rsidRDefault="00D748F5"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中转中心仓库管理员从菜单中选择录入中转单</w:t>
            </w:r>
          </w:p>
          <w:p w:rsidR="00D748F5" w:rsidRDefault="00D748F5"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2.  系统显示录入中转单界面</w:t>
            </w:r>
          </w:p>
          <w:p w:rsidR="00274F58" w:rsidRPr="00054BB3" w:rsidRDefault="00D748F5" w:rsidP="009C0436">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中转</w:t>
            </w:r>
            <w:r w:rsidR="00274F58" w:rsidRPr="00054BB3">
              <w:rPr>
                <w:rFonts w:asciiTheme="minorEastAsia" w:eastAsiaTheme="minorEastAsia" w:hAnsiTheme="minorEastAsia"/>
                <w:szCs w:val="21"/>
              </w:rPr>
              <w:t>中心业务员根据库存状况，录入中转单</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中转单包含装车日期、本中转中编号、</w:t>
            </w:r>
            <w:r w:rsidR="00274F58" w:rsidRPr="00054BB3">
              <w:rPr>
                <w:rFonts w:asciiTheme="minorEastAsia" w:eastAsiaTheme="minorEastAsia" w:hAnsiTheme="minorEastAsia" w:hint="eastAsia"/>
                <w:szCs w:val="21"/>
              </w:rPr>
              <w:t>航班号、</w:t>
            </w:r>
            <w:r w:rsidR="00274F58" w:rsidRPr="00054BB3">
              <w:rPr>
                <w:rFonts w:asciiTheme="minorEastAsia" w:eastAsiaTheme="minorEastAsia" w:hAnsiTheme="minorEastAsia"/>
                <w:szCs w:val="21"/>
              </w:rPr>
              <w:t>出发地、到达地、货柜号、监装员、本次装箱所有托运单号、运费</w:t>
            </w:r>
          </w:p>
          <w:p w:rsidR="00274F58" w:rsidRPr="00054BB3" w:rsidRDefault="00D748F5" w:rsidP="00274F58">
            <w:pPr>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rPr>
              <w:t xml:space="preserve">　系统记录中转单</w:t>
            </w:r>
          </w:p>
          <w:p w:rsidR="00274F58" w:rsidRPr="00054BB3" w:rsidRDefault="00D748F5" w:rsidP="00274F58">
            <w:pPr>
              <w:rPr>
                <w:rFonts w:asciiTheme="minorEastAsia" w:eastAsiaTheme="minorEastAsia" w:hAnsiTheme="minorEastAsia"/>
              </w:rPr>
            </w:pPr>
            <w:r>
              <w:rPr>
                <w:rFonts w:asciiTheme="minorEastAsia" w:eastAsiaTheme="minorEastAsia" w:hAnsiTheme="minorEastAsia"/>
                <w:szCs w:val="21"/>
              </w:rPr>
              <w:t>5</w:t>
            </w:r>
            <w:r w:rsidR="00274F58" w:rsidRPr="00054BB3">
              <w:rPr>
                <w:rFonts w:asciiTheme="minorEastAsia" w:eastAsiaTheme="minorEastAsia" w:hAnsiTheme="minorEastAsia"/>
                <w:szCs w:val="21"/>
              </w:rPr>
              <w:t>.</w:t>
            </w:r>
            <w:r w:rsidR="00274F58" w:rsidRPr="00054BB3">
              <w:rPr>
                <w:rFonts w:asciiTheme="minorEastAsia" w:eastAsiaTheme="minorEastAsia" w:hAnsiTheme="minorEastAsia"/>
              </w:rPr>
              <w:t xml:space="preserve">  系统记录</w:t>
            </w:r>
            <w:r w:rsidR="00274F58" w:rsidRPr="00054BB3">
              <w:rPr>
                <w:rFonts w:asciiTheme="minorEastAsia" w:eastAsiaTheme="minorEastAsia" w:hAnsiTheme="minorEastAsia" w:hint="eastAsia"/>
              </w:rPr>
              <w:t>“录入中转单”和时间到日志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  中转中心编号</w:t>
            </w:r>
            <w:r w:rsidR="00110DFA">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lastRenderedPageBreak/>
              <w:t xml:space="preserve">  1.  </w:t>
            </w:r>
            <w:r w:rsidR="00110DFA">
              <w:rPr>
                <w:rFonts w:asciiTheme="minorEastAsia" w:eastAsiaTheme="minorEastAsia" w:hAnsiTheme="minorEastAsia"/>
                <w:szCs w:val="21"/>
              </w:rPr>
              <w:t>系统提示</w:t>
            </w:r>
            <w:r w:rsidR="00D748F5" w:rsidRPr="00054BB3">
              <w:rPr>
                <w:rFonts w:asciiTheme="minorEastAsia" w:eastAsiaTheme="minorEastAsia" w:hAnsiTheme="minorEastAsia"/>
                <w:szCs w:val="21"/>
              </w:rPr>
              <w:t>中转中心编号</w:t>
            </w:r>
            <w:r w:rsidR="00D748F5">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中心业务员重新输入中转中心编号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装车单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目标是记录装车信息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到达目的地</w:t>
            </w:r>
            <w:r w:rsidRPr="00054BB3">
              <w:rPr>
                <w:rFonts w:asciiTheme="minorEastAsia" w:eastAsiaTheme="minorEastAsia" w:hAnsiTheme="minorEastAsia" w:hint="eastAsia"/>
                <w:szCs w:val="21"/>
              </w:rPr>
              <w:t>中转中心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并识别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w:t>
            </w:r>
            <w:r w:rsidRPr="00054BB3">
              <w:rPr>
                <w:rFonts w:asciiTheme="minorEastAsia" w:eastAsiaTheme="minorEastAsia" w:hAnsiTheme="minorEastAsia"/>
                <w:szCs w:val="21"/>
              </w:rPr>
              <w:t>快递</w:t>
            </w:r>
            <w:r w:rsidRPr="00054BB3">
              <w:rPr>
                <w:rFonts w:asciiTheme="minorEastAsia" w:eastAsiaTheme="minorEastAsia" w:hAnsiTheme="minorEastAsia" w:hint="eastAsia"/>
                <w:szCs w:val="21"/>
              </w:rPr>
              <w:t>位置；系统记录装车单；系统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D748F5" w:rsidRDefault="00D748F5" w:rsidP="00D748F5">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中转中心仓库管理员从菜单中选择录入装车单</w:t>
            </w:r>
          </w:p>
          <w:p w:rsidR="00D748F5" w:rsidRDefault="00D748F5" w:rsidP="00D748F5">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2.  系统显示录入装车单界面</w:t>
            </w:r>
          </w:p>
          <w:p w:rsidR="00274F58" w:rsidRPr="00054BB3" w:rsidRDefault="00D748F5"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中转中心业务员输入装车</w:t>
            </w:r>
            <w:r w:rsidR="00274F58" w:rsidRPr="00054BB3">
              <w:rPr>
                <w:rFonts w:asciiTheme="minorEastAsia" w:eastAsiaTheme="minorEastAsia" w:hAnsiTheme="minorEastAsia"/>
                <w:szCs w:val="21"/>
              </w:rPr>
              <w:t>日期</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D748F5"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274F58" w:rsidRPr="00054BB3">
              <w:rPr>
                <w:rFonts w:asciiTheme="minorEastAsia" w:eastAsiaTheme="minorEastAsia" w:hAnsiTheme="minorEastAsia"/>
                <w:szCs w:val="21"/>
              </w:rPr>
              <w:t xml:space="preserve">.　</w:t>
            </w:r>
            <w:r w:rsidR="00274F58" w:rsidRPr="00054BB3">
              <w:rPr>
                <w:rFonts w:asciiTheme="minorEastAsia" w:eastAsiaTheme="minorEastAsia" w:hAnsiTheme="minorEastAsia" w:hint="eastAsia"/>
                <w:szCs w:val="21"/>
              </w:rPr>
              <w:t>系统记录并</w:t>
            </w:r>
            <w:r w:rsidR="00274F58" w:rsidRPr="00054BB3">
              <w:rPr>
                <w:rFonts w:asciiTheme="minorEastAsia" w:eastAsiaTheme="minorEastAsia" w:hAnsiTheme="minorEastAsia"/>
                <w:szCs w:val="21"/>
              </w:rPr>
              <w:t>显示</w:t>
            </w:r>
            <w:r w:rsidR="00274F58" w:rsidRPr="00054BB3">
              <w:rPr>
                <w:rFonts w:asciiTheme="minorEastAsia" w:eastAsiaTheme="minorEastAsia" w:hAnsiTheme="minorEastAsia" w:hint="eastAsia"/>
                <w:szCs w:val="21"/>
              </w:rPr>
              <w:t>装车</w:t>
            </w:r>
            <w:r w:rsidR="00274F58" w:rsidRPr="00054BB3">
              <w:rPr>
                <w:rFonts w:asciiTheme="minorEastAsia" w:eastAsiaTheme="minorEastAsia" w:hAnsiTheme="minorEastAsia"/>
                <w:szCs w:val="21"/>
              </w:rPr>
              <w:t>日期</w:t>
            </w:r>
            <w:r w:rsidR="00274F58" w:rsidRPr="00054BB3">
              <w:rPr>
                <w:rFonts w:asciiTheme="minorEastAsia" w:eastAsiaTheme="minorEastAsia" w:hAnsiTheme="minorEastAsia" w:hint="eastAsia"/>
                <w:szCs w:val="21"/>
              </w:rPr>
              <w:t>、</w:t>
            </w:r>
            <w:r w:rsidR="00274F58"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5</w:t>
            </w:r>
            <w:r w:rsidR="00274F58" w:rsidRPr="00054BB3">
              <w:rPr>
                <w:rFonts w:asciiTheme="minorEastAsia" w:eastAsiaTheme="minorEastAsia" w:hAnsiTheme="minorEastAsia"/>
                <w:szCs w:val="21"/>
              </w:rPr>
              <w:t>.　系统记录“录入装车单”和时间到日志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D748F5" w:rsidP="00274F58">
            <w:pPr>
              <w:rPr>
                <w:rFonts w:asciiTheme="minorEastAsia" w:eastAsiaTheme="minorEastAsia" w:hAnsiTheme="minorEastAsia"/>
                <w:szCs w:val="21"/>
              </w:rPr>
            </w:pPr>
            <w:r>
              <w:rPr>
                <w:rFonts w:asciiTheme="minorEastAsia" w:eastAsiaTheme="minorEastAsia" w:hAnsiTheme="minorEastAsia"/>
                <w:szCs w:val="21"/>
              </w:rPr>
              <w:t>3</w:t>
            </w:r>
            <w:r w:rsidR="00274F58" w:rsidRPr="00054BB3">
              <w:rPr>
                <w:rFonts w:asciiTheme="minorEastAsia" w:eastAsiaTheme="minorEastAsia" w:hAnsiTheme="minorEastAsia"/>
                <w:szCs w:val="21"/>
              </w:rPr>
              <w:t>a.</w:t>
            </w:r>
            <w:r>
              <w:rPr>
                <w:rFonts w:asciiTheme="minorEastAsia" w:eastAsiaTheme="minorEastAsia" w:hAnsiTheme="minorEastAsia"/>
                <w:szCs w:val="21"/>
              </w:rPr>
              <w:t xml:space="preserve">　</w:t>
            </w:r>
            <w:r w:rsidR="00274F58" w:rsidRPr="00054BB3">
              <w:rPr>
                <w:rFonts w:asciiTheme="minorEastAsia" w:eastAsiaTheme="minorEastAsia" w:hAnsiTheme="minorEastAsia"/>
                <w:szCs w:val="21"/>
              </w:rPr>
              <w:t>中转中心汽运编号</w:t>
            </w:r>
            <w:r>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w:t>
            </w:r>
            <w:r w:rsidR="00D748F5">
              <w:rPr>
                <w:rFonts w:asciiTheme="minorEastAsia" w:eastAsiaTheme="minorEastAsia" w:hAnsiTheme="minorEastAsia"/>
                <w:szCs w:val="21"/>
              </w:rPr>
              <w:t xml:space="preserve">　系统提示</w:t>
            </w:r>
            <w:r w:rsidR="00D748F5" w:rsidRPr="00054BB3">
              <w:rPr>
                <w:rFonts w:asciiTheme="minorEastAsia" w:eastAsiaTheme="minorEastAsia" w:hAnsiTheme="minorEastAsia"/>
                <w:szCs w:val="21"/>
              </w:rPr>
              <w:t>中转中心汽运编号</w:t>
            </w:r>
            <w:r w:rsidR="00D748F5">
              <w:rPr>
                <w:rFonts w:asciiTheme="minorEastAsia" w:eastAsiaTheme="minorEastAsia" w:hAnsiTheme="minorEastAsia"/>
                <w:szCs w:val="21"/>
              </w:rPr>
              <w:t>位数错误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2.　</w:t>
            </w:r>
            <w:r w:rsidRPr="00054BB3">
              <w:rPr>
                <w:rFonts w:asciiTheme="minorEastAsia" w:eastAsiaTheme="minorEastAsia" w:hAnsiTheme="minorEastAsia" w:hint="eastAsia"/>
                <w:szCs w:val="21"/>
              </w:rPr>
              <w:t>中转中心业务员重新输入中转中心汽运编号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仓库调整</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4" w:author="庞云奎" w:date="2015-10-02T16:35: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 w:author="庞云奎" w:date="2015-10-02T16:35: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w:t>
            </w:r>
            <w:ins w:id="6" w:author="庞云奎" w:date="2015-09-30T22:50:00Z">
              <w:r w:rsidRPr="00054BB3">
                <w:rPr>
                  <w:rFonts w:asciiTheme="minorEastAsia" w:eastAsiaTheme="minorEastAsia" w:hAnsiTheme="minorEastAsia"/>
                  <w:szCs w:val="21"/>
                </w:rPr>
                <w:t>，</w:t>
              </w:r>
            </w:ins>
            <w:ins w:id="7" w:author="庞云奎" w:date="2015-09-30T22:51:00Z">
              <w:r w:rsidRPr="00054BB3">
                <w:rPr>
                  <w:rFonts w:asciiTheme="minorEastAsia" w:eastAsiaTheme="minorEastAsia" w:hAnsiTheme="minorEastAsia"/>
                  <w:szCs w:val="21"/>
                </w:rPr>
                <w:t>目标是调整库存，</w:t>
              </w:r>
            </w:ins>
            <w:ins w:id="8" w:author="庞云奎" w:date="2015-09-30T22:52:00Z">
              <w:r w:rsidRPr="00054BB3">
                <w:rPr>
                  <w:rFonts w:asciiTheme="minorEastAsia" w:eastAsiaTheme="minorEastAsia" w:hAnsiTheme="minorEastAsia"/>
                  <w:szCs w:val="21"/>
                </w:rPr>
                <w:t>避免</w:t>
              </w:r>
            </w:ins>
            <w:ins w:id="9" w:author="庞云奎" w:date="2015-09-30T22:58:00Z">
              <w:r w:rsidRPr="00054BB3">
                <w:rPr>
                  <w:rFonts w:asciiTheme="minorEastAsia" w:eastAsiaTheme="minorEastAsia" w:hAnsiTheme="minorEastAsia"/>
                  <w:szCs w:val="21"/>
                </w:rPr>
                <w:t>库区空间不足的情况</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仓库中有库区库存达到警戒线报警，或有库区库存已满；或者仓库中有库区（除了机动区）库存在70%以下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中转中心仓库管理员必须已经被识别并授权，且仓库中有库区库存达到警戒线报警或仓库中有库区（除了机动区）库存在70%以下</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系统记录调整后的入库单；系统记录操作到日志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0" w:author="庞云奎" w:date="2015-10-02T16:35:00Z"/>
                <w:rFonts w:asciiTheme="minorEastAsia" w:eastAsiaTheme="minorEastAsia" w:hAnsiTheme="minorEastAsia" w:cs="宋体"/>
                <w:szCs w:val="21"/>
              </w:rPr>
            </w:pPr>
            <w:ins w:id="11" w:author="庞云奎" w:date="2015-10-02T16:35:00Z">
              <w:r w:rsidRPr="00054BB3">
                <w:rPr>
                  <w:rFonts w:asciiTheme="minorEastAsia" w:eastAsiaTheme="minorEastAsia" w:hAnsiTheme="minorEastAsia" w:cs="宋体"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2" w:author="庞云奎" w:date="2015-10-02T16:35:00Z"/>
                <w:rFonts w:asciiTheme="minorEastAsia" w:eastAsiaTheme="minorEastAsia" w:hAnsiTheme="minorEastAsia"/>
                <w:szCs w:val="21"/>
              </w:rPr>
            </w:pPr>
            <w:ins w:id="13" w:author="庞云奎" w:date="2015-10-02T16:35: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1.1 </w:t>
            </w:r>
            <w:r w:rsidR="00880CFE" w:rsidRPr="00054BB3">
              <w:rPr>
                <w:rFonts w:asciiTheme="minorEastAsia" w:eastAsiaTheme="minorEastAsia" w:hAnsiTheme="minorEastAsia"/>
                <w:b/>
                <w:szCs w:val="21"/>
              </w:rPr>
              <w:t xml:space="preserve">  系统报警或提示库区已满</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中转中心仓库管理员修改入库单，将区号改为机动区</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lastRenderedPageBreak/>
              <w:t>2.  系统显示空余的排号、架号、位号</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3.  中转中心仓库管理员选择一个空位，点击确定</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4.  系统填写入库单的区号、排号、架号、位号</w:t>
            </w:r>
          </w:p>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1.2 </w:t>
            </w:r>
            <w:r w:rsidR="00880CFE" w:rsidRPr="00054BB3">
              <w:rPr>
                <w:rFonts w:asciiTheme="minorEastAsia" w:eastAsiaTheme="minorEastAsia" w:hAnsiTheme="minorEastAsia"/>
                <w:b/>
                <w:szCs w:val="21"/>
              </w:rPr>
              <w:t xml:space="preserve">  有其他库区（即除机动区以外的库区）库存在70%以下</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b/>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系统检查其他库区的库存在70%以下，且机动区有该库区的快递</w:t>
            </w:r>
          </w:p>
          <w:p w:rsidR="00880CFE" w:rsidRPr="00054BB3" w:rsidRDefault="00880CFE" w:rsidP="009C0436">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系统修改入库单，将区号改为原来的库区（航运、铁运、汽运区），自动填写一个空余的排号、架号、位号</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2.  系统记录修改后的入库单</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3</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系统记录“调整库区”和时间到日志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748F5" w:rsidP="00880CFE">
            <w:pPr>
              <w:rPr>
                <w:rFonts w:asciiTheme="minorEastAsia" w:eastAsiaTheme="minorEastAsia" w:hAnsiTheme="minorEastAsia"/>
                <w:b/>
                <w:szCs w:val="21"/>
              </w:rPr>
            </w:pPr>
            <w:r>
              <w:rPr>
                <w:rFonts w:asciiTheme="minorEastAsia" w:eastAsiaTheme="minorEastAsia" w:hAnsiTheme="minorEastAsia"/>
                <w:b/>
                <w:szCs w:val="21"/>
              </w:rPr>
              <w:t xml:space="preserve">1.1 </w:t>
            </w:r>
            <w:r w:rsidR="00880CFE" w:rsidRPr="00054BB3">
              <w:rPr>
                <w:rFonts w:asciiTheme="minorEastAsia" w:eastAsiaTheme="minorEastAsia" w:hAnsiTheme="minorEastAsia"/>
                <w:b/>
                <w:szCs w:val="21"/>
              </w:rPr>
              <w:t xml:space="preserve">  系统报警或提示库区已满</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3a.  中转中心仓库管理员未选择空位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系统提示快递未指定位置</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中转中心仓库管理员选择一个空位</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机动区不能出库，所有被调整到机动区的快递必须被调回原库区（航运、铁运、汽运区）才能出货</w:t>
            </w:r>
          </w:p>
          <w:p w:rsidR="00880CFE" w:rsidRPr="00054BB3" w:rsidRDefault="00880CFE" w:rsidP="00880CFE">
            <w:pPr>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  系统自动寻找空位，自动检测库存数量</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12</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出库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nil"/>
              <w:right w:val="single" w:sz="4" w:space="0" w:color="auto"/>
            </w:tcBorders>
          </w:tcPr>
          <w:p w:rsidR="00880CFE" w:rsidRPr="00054BB3" w:rsidRDefault="00880CFE" w:rsidP="00880CFE">
            <w:pPr>
              <w:rPr>
                <w:rFonts w:asciiTheme="minorEastAsia" w:eastAsiaTheme="minorEastAsia" w:hAnsiTheme="minorEastAsia"/>
              </w:rPr>
            </w:pPr>
            <w:r w:rsidRPr="00054BB3">
              <w:rPr>
                <w:rFonts w:asciiTheme="minorEastAsia" w:eastAsiaTheme="minorEastAsia" w:hAnsiTheme="minorEastAsia" w:hint="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w:t>
            </w:r>
            <w:r w:rsidRPr="00054BB3">
              <w:rPr>
                <w:rFonts w:asciiTheme="minorEastAsia" w:eastAsiaTheme="minorEastAsia" w:hAnsiTheme="minorEastAsia"/>
                <w:szCs w:val="21"/>
              </w:rPr>
              <w:t>仓库管理员</w:t>
            </w:r>
            <w:r w:rsidRPr="00054BB3">
              <w:rPr>
                <w:rFonts w:asciiTheme="minorEastAsia" w:eastAsiaTheme="minorEastAsia" w:hAnsiTheme="minorEastAsia" w:hint="eastAsia"/>
                <w:szCs w:val="21"/>
              </w:rPr>
              <w:t>，目标是将快递</w:t>
            </w:r>
            <w:r w:rsidRPr="00054BB3">
              <w:rPr>
                <w:rFonts w:asciiTheme="minorEastAsia" w:eastAsiaTheme="minorEastAsia" w:hAnsiTheme="minorEastAsia"/>
                <w:szCs w:val="21"/>
              </w:rPr>
              <w:t>送出仓库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中心仓库管理员已经被授权和登录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系统记录出库单；系统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067E3B" w:rsidRDefault="00067E3B" w:rsidP="00067E3B">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1.  中转中心仓库管理员从菜单中选择出库</w:t>
            </w:r>
          </w:p>
          <w:p w:rsidR="00067E3B" w:rsidRPr="00067E3B" w:rsidRDefault="00067E3B" w:rsidP="00067E3B">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2.  系统显示出库界面</w:t>
            </w:r>
          </w:p>
          <w:p w:rsidR="00B67E70"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中转</w:t>
            </w:r>
            <w:r w:rsidR="00880CFE" w:rsidRPr="00054BB3">
              <w:rPr>
                <w:rFonts w:asciiTheme="minorEastAsia" w:eastAsiaTheme="minorEastAsia" w:hAnsiTheme="minorEastAsia"/>
                <w:szCs w:val="21"/>
              </w:rPr>
              <w:t>中心仓库管理员</w:t>
            </w:r>
            <w:r w:rsidR="00B67E70">
              <w:rPr>
                <w:rFonts w:asciiTheme="minorEastAsia" w:eastAsiaTheme="minorEastAsia" w:hAnsiTheme="minorEastAsia"/>
                <w:szCs w:val="21"/>
              </w:rPr>
              <w:t>选择要出库的快递</w:t>
            </w:r>
          </w:p>
          <w:p w:rsidR="00880CFE" w:rsidRPr="00054BB3" w:rsidRDefault="00067E3B" w:rsidP="00B67E70">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B67E70">
              <w:rPr>
                <w:rFonts w:asciiTheme="minorEastAsia" w:eastAsiaTheme="minorEastAsia" w:hAnsiTheme="minorEastAsia"/>
                <w:szCs w:val="21"/>
              </w:rPr>
              <w:t>.  系统</w:t>
            </w:r>
            <w:r w:rsidR="00880CFE" w:rsidRPr="00054BB3">
              <w:rPr>
                <w:rFonts w:asciiTheme="minorEastAsia" w:eastAsiaTheme="minorEastAsia" w:hAnsiTheme="minorEastAsia"/>
                <w:szCs w:val="21"/>
              </w:rPr>
              <w:t>输入出库信息，包括快递编号</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出库日期、目的地、装运</w:t>
            </w:r>
            <w:r w:rsidR="00880CFE" w:rsidRPr="00054BB3">
              <w:rPr>
                <w:rFonts w:asciiTheme="minorEastAsia" w:eastAsiaTheme="minorEastAsia" w:hAnsiTheme="minorEastAsia" w:hint="eastAsia"/>
                <w:szCs w:val="21"/>
              </w:rPr>
              <w:t>形式</w:t>
            </w:r>
            <w:r w:rsidR="00880CFE" w:rsidRPr="00054BB3">
              <w:rPr>
                <w:rFonts w:asciiTheme="minorEastAsia" w:eastAsiaTheme="minorEastAsia" w:hAnsiTheme="minorEastAsia"/>
                <w:szCs w:val="21"/>
              </w:rPr>
              <w:t>（</w:t>
            </w:r>
            <w:r w:rsidR="00880CFE" w:rsidRPr="00054BB3">
              <w:rPr>
                <w:rFonts w:asciiTheme="minorEastAsia" w:eastAsiaTheme="minorEastAsia" w:hAnsiTheme="minorEastAsia" w:hint="eastAsia"/>
                <w:szCs w:val="21"/>
              </w:rPr>
              <w:t>火车</w:t>
            </w:r>
            <w:r w:rsidR="00880CFE" w:rsidRPr="00054BB3">
              <w:rPr>
                <w:rFonts w:asciiTheme="minorEastAsia" w:eastAsiaTheme="minorEastAsia" w:hAnsiTheme="minorEastAsia"/>
                <w:szCs w:val="21"/>
              </w:rPr>
              <w:t>、汽车、飞机）</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w:t>
            </w:r>
          </w:p>
          <w:p w:rsidR="00880CFE" w:rsidRPr="00054BB3"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系统显示出库单，包括</w:t>
            </w:r>
            <w:r w:rsidR="00880CFE" w:rsidRPr="00054BB3">
              <w:rPr>
                <w:rFonts w:asciiTheme="minorEastAsia" w:eastAsiaTheme="minorEastAsia" w:hAnsiTheme="minorEastAsia"/>
                <w:szCs w:val="21"/>
              </w:rPr>
              <w:t>快递编号</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出库日期、目的地、装运</w:t>
            </w:r>
            <w:r w:rsidR="00880CFE" w:rsidRPr="00054BB3">
              <w:rPr>
                <w:rFonts w:asciiTheme="minorEastAsia" w:eastAsiaTheme="minorEastAsia" w:hAnsiTheme="minorEastAsia" w:hint="eastAsia"/>
                <w:szCs w:val="21"/>
              </w:rPr>
              <w:t>形式</w:t>
            </w:r>
            <w:r w:rsidR="00880CFE" w:rsidRPr="00054BB3">
              <w:rPr>
                <w:rFonts w:asciiTheme="minorEastAsia" w:eastAsiaTheme="minorEastAsia" w:hAnsiTheme="minorEastAsia"/>
                <w:szCs w:val="21"/>
              </w:rPr>
              <w:t>（</w:t>
            </w:r>
            <w:r w:rsidR="00880CFE" w:rsidRPr="00054BB3">
              <w:rPr>
                <w:rFonts w:asciiTheme="minorEastAsia" w:eastAsiaTheme="minorEastAsia" w:hAnsiTheme="minorEastAsia" w:hint="eastAsia"/>
                <w:szCs w:val="21"/>
              </w:rPr>
              <w:t>火车</w:t>
            </w:r>
            <w:r w:rsidR="00880CFE" w:rsidRPr="00054BB3">
              <w:rPr>
                <w:rFonts w:asciiTheme="minorEastAsia" w:eastAsiaTheme="minorEastAsia" w:hAnsiTheme="minorEastAsia"/>
                <w:szCs w:val="21"/>
              </w:rPr>
              <w:t>、汽车、飞机）</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6</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中转</w:t>
            </w:r>
            <w:r w:rsidR="00880CFE" w:rsidRPr="00054BB3">
              <w:rPr>
                <w:rFonts w:asciiTheme="minorEastAsia" w:eastAsiaTheme="minorEastAsia" w:hAnsiTheme="minorEastAsia"/>
                <w:szCs w:val="21"/>
              </w:rPr>
              <w:t>中心仓库管理员确认输入</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7</w:t>
            </w:r>
            <w:r w:rsidR="00880CFE" w:rsidRPr="00054BB3">
              <w:rPr>
                <w:rFonts w:asciiTheme="minorEastAsia" w:eastAsiaTheme="minorEastAsia" w:hAnsiTheme="minorEastAsia"/>
                <w:szCs w:val="21"/>
              </w:rPr>
              <w:t>.  系统记录出库单</w:t>
            </w:r>
          </w:p>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8</w:t>
            </w:r>
            <w:r w:rsidR="00880CFE" w:rsidRPr="00054BB3">
              <w:rPr>
                <w:rFonts w:asciiTheme="minorEastAsia" w:eastAsiaTheme="minorEastAsia" w:hAnsiTheme="minorEastAsia"/>
                <w:szCs w:val="21"/>
              </w:rPr>
              <w:t>.  系统记录“生成出库单”和时间到日志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67E3B" w:rsidP="00880CFE">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xml:space="preserve">a.  </w:t>
            </w:r>
            <w:r w:rsidR="00880CFE" w:rsidRPr="00054BB3">
              <w:rPr>
                <w:rFonts w:asciiTheme="minorEastAsia" w:eastAsiaTheme="minorEastAsia" w:hAnsiTheme="minorEastAsia" w:hint="eastAsia"/>
                <w:szCs w:val="21"/>
              </w:rPr>
              <w:t>中转单</w:t>
            </w:r>
            <w:r w:rsidR="00880CFE" w:rsidRPr="00054BB3">
              <w:rPr>
                <w:rFonts w:asciiTheme="minorEastAsia" w:eastAsiaTheme="minorEastAsia" w:hAnsiTheme="minorEastAsia"/>
                <w:szCs w:val="21"/>
              </w:rPr>
              <w:t>编号、汽运</w:t>
            </w:r>
            <w:r w:rsidR="00880CFE" w:rsidRPr="00054BB3">
              <w:rPr>
                <w:rFonts w:asciiTheme="minorEastAsia" w:eastAsiaTheme="minorEastAsia" w:hAnsiTheme="minorEastAsia" w:hint="eastAsia"/>
                <w:szCs w:val="21"/>
              </w:rPr>
              <w:t>编号</w:t>
            </w:r>
            <w:r w:rsidR="00D748F5">
              <w:rPr>
                <w:rFonts w:asciiTheme="minorEastAsia" w:eastAsiaTheme="minorEastAsia" w:hAnsiTheme="minorEastAsia" w:hint="eastAsia"/>
                <w:szCs w:val="21"/>
              </w:rPr>
              <w:t>位数错误</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00D748F5">
              <w:rPr>
                <w:rFonts w:asciiTheme="minorEastAsia" w:eastAsiaTheme="minorEastAsia" w:hAnsiTheme="minorEastAsia"/>
                <w:szCs w:val="21"/>
              </w:rPr>
              <w:t>提示</w:t>
            </w:r>
            <w:r w:rsidR="00D748F5" w:rsidRPr="00054BB3">
              <w:rPr>
                <w:rFonts w:asciiTheme="minorEastAsia" w:eastAsiaTheme="minorEastAsia" w:hAnsiTheme="minorEastAsia" w:hint="eastAsia"/>
                <w:szCs w:val="21"/>
              </w:rPr>
              <w:t>中转单</w:t>
            </w:r>
            <w:r w:rsidR="00D748F5">
              <w:rPr>
                <w:rFonts w:asciiTheme="minorEastAsia" w:eastAsiaTheme="minorEastAsia" w:hAnsiTheme="minorEastAsia"/>
                <w:szCs w:val="21"/>
              </w:rPr>
              <w:t>编号</w:t>
            </w:r>
            <w:r w:rsidR="00D748F5">
              <w:rPr>
                <w:rFonts w:asciiTheme="minorEastAsia" w:eastAsiaTheme="minorEastAsia" w:hAnsiTheme="minorEastAsia" w:hint="eastAsia"/>
                <w:szCs w:val="21"/>
              </w:rPr>
              <w:t>位数错误</w:t>
            </w:r>
            <w:r w:rsidR="00D748F5">
              <w:rPr>
                <w:rFonts w:asciiTheme="minorEastAsia" w:eastAsiaTheme="minorEastAsia" w:hAnsiTheme="minorEastAsia"/>
                <w:szCs w:val="21"/>
              </w:rPr>
              <w:t>或</w:t>
            </w:r>
            <w:r w:rsidR="00D748F5" w:rsidRPr="00054BB3">
              <w:rPr>
                <w:rFonts w:asciiTheme="minorEastAsia" w:eastAsiaTheme="minorEastAsia" w:hAnsiTheme="minorEastAsia"/>
                <w:szCs w:val="21"/>
              </w:rPr>
              <w:t>汽运</w:t>
            </w:r>
            <w:r w:rsidR="00D748F5" w:rsidRPr="00054BB3">
              <w:rPr>
                <w:rFonts w:asciiTheme="minorEastAsia" w:eastAsiaTheme="minorEastAsia" w:hAnsiTheme="minorEastAsia" w:hint="eastAsia"/>
                <w:szCs w:val="21"/>
              </w:rPr>
              <w:t>编号</w:t>
            </w:r>
            <w:r w:rsidR="00D748F5">
              <w:rPr>
                <w:rFonts w:asciiTheme="minorEastAsia" w:eastAsiaTheme="minorEastAsia" w:hAnsiTheme="minorEastAsia" w:hint="eastAsia"/>
                <w:szCs w:val="21"/>
              </w:rPr>
              <w:t>位数错误</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w:t>
            </w: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中心仓库管理员重新输入</w:t>
            </w:r>
            <w:r w:rsidRPr="00054BB3">
              <w:rPr>
                <w:rFonts w:asciiTheme="minorEastAsia" w:eastAsiaTheme="minorEastAsia" w:hAnsiTheme="minorEastAsia" w:hint="eastAsia"/>
                <w:szCs w:val="21"/>
              </w:rPr>
              <w:t>中转单</w:t>
            </w:r>
            <w:r w:rsidRPr="00054BB3">
              <w:rPr>
                <w:rFonts w:asciiTheme="minorEastAsia" w:eastAsiaTheme="minorEastAsia" w:hAnsiTheme="minorEastAsia"/>
                <w:szCs w:val="21"/>
              </w:rPr>
              <w:t>编号、汽运</w:t>
            </w:r>
            <w:r w:rsidRPr="00054BB3">
              <w:rPr>
                <w:rFonts w:asciiTheme="minorEastAsia" w:eastAsiaTheme="minorEastAsia" w:hAnsiTheme="minorEastAsia" w:hint="eastAsia"/>
                <w:szCs w:val="21"/>
              </w:rPr>
              <w:t>编号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13</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入库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卢海龙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rPr>
              <w:t>中转中心</w:t>
            </w:r>
            <w:r w:rsidRPr="00054BB3">
              <w:rPr>
                <w:rFonts w:asciiTheme="minorEastAsia" w:eastAsiaTheme="minorEastAsia" w:hAnsiTheme="minorEastAsia"/>
              </w:rPr>
              <w:t>仓库</w:t>
            </w:r>
            <w:r w:rsidRPr="00054BB3">
              <w:rPr>
                <w:rFonts w:asciiTheme="minorEastAsia" w:eastAsiaTheme="minorEastAsia" w:hAnsiTheme="minorEastAsia" w:hint="eastAsia"/>
              </w:rPr>
              <w:t>管理</w:t>
            </w:r>
            <w:r w:rsidRPr="00054BB3">
              <w:rPr>
                <w:rFonts w:asciiTheme="minorEastAsia" w:eastAsiaTheme="minorEastAsia" w:hAnsiTheme="minorEastAsia"/>
              </w:rPr>
              <w:t>员</w:t>
            </w:r>
            <w:r w:rsidRPr="00054BB3">
              <w:rPr>
                <w:rFonts w:asciiTheme="minorEastAsia" w:eastAsiaTheme="minorEastAsia" w:hAnsiTheme="minorEastAsia" w:hint="eastAsia"/>
              </w:rPr>
              <w:t>，</w:t>
            </w:r>
            <w:r w:rsidRPr="00054BB3">
              <w:rPr>
                <w:rFonts w:asciiTheme="minorEastAsia" w:eastAsiaTheme="minorEastAsia" w:hAnsiTheme="minorEastAsia"/>
              </w:rPr>
              <w:t>目标是</w:t>
            </w:r>
            <w:r w:rsidRPr="00054BB3">
              <w:rPr>
                <w:rFonts w:asciiTheme="minorEastAsia" w:eastAsiaTheme="minorEastAsia" w:hAnsiTheme="minorEastAsia" w:hint="eastAsia"/>
              </w:rPr>
              <w:t>记录</w:t>
            </w:r>
            <w:r w:rsidRPr="00054BB3">
              <w:rPr>
                <w:rFonts w:asciiTheme="minorEastAsia" w:eastAsiaTheme="minorEastAsia" w:hAnsiTheme="minorEastAsia"/>
              </w:rPr>
              <w:t>快递</w:t>
            </w:r>
            <w:r w:rsidRPr="00054BB3">
              <w:rPr>
                <w:rFonts w:asciiTheme="minorEastAsia" w:eastAsiaTheme="minorEastAsia" w:hAnsiTheme="minorEastAsia" w:hint="eastAsia"/>
              </w:rPr>
              <w:t>入库信息</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到达中转中心</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r w:rsidRPr="00054BB3">
              <w:rPr>
                <w:rFonts w:asciiTheme="minorEastAsia" w:eastAsiaTheme="minorEastAsia" w:hAnsiTheme="minorEastAsia" w:hint="eastAsia"/>
                <w:szCs w:val="21"/>
              </w:rPr>
              <w:t xml:space="preserve"> </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系统记录入库单；系统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067E3B" w:rsidRPr="00067E3B" w:rsidRDefault="00067E3B" w:rsidP="00067E3B">
            <w:pPr>
              <w:pStyle w:val="af3"/>
              <w:numPr>
                <w:ilvl w:val="0"/>
                <w:numId w:val="42"/>
              </w:numPr>
              <w:ind w:firstLineChars="0"/>
              <w:rPr>
                <w:rFonts w:asciiTheme="minorEastAsia" w:hAnsiTheme="minorEastAsia"/>
                <w:szCs w:val="21"/>
              </w:rPr>
            </w:pPr>
            <w:r w:rsidRPr="00067E3B">
              <w:rPr>
                <w:rFonts w:asciiTheme="minorEastAsia" w:hAnsiTheme="minorEastAsia"/>
                <w:szCs w:val="21"/>
              </w:rPr>
              <w:t>中转中心仓库管理员从菜单中选择出库</w:t>
            </w:r>
          </w:p>
          <w:p w:rsidR="00067E3B" w:rsidRPr="00067E3B" w:rsidRDefault="00067E3B" w:rsidP="00067E3B">
            <w:pPr>
              <w:rPr>
                <w:rFonts w:asciiTheme="minorEastAsia" w:eastAsiaTheme="minorEastAsia" w:hAnsiTheme="minorEastAsia"/>
                <w:szCs w:val="21"/>
              </w:rPr>
            </w:pPr>
            <w:r w:rsidRPr="00067E3B">
              <w:rPr>
                <w:rFonts w:asciiTheme="minorEastAsia" w:eastAsiaTheme="minorEastAsia" w:hAnsiTheme="minorEastAsia"/>
                <w:szCs w:val="21"/>
              </w:rPr>
              <w:t>2.  系统显示出库界面</w:t>
            </w:r>
          </w:p>
          <w:p w:rsidR="00880CFE" w:rsidRPr="00067E3B" w:rsidRDefault="00067E3B" w:rsidP="00067E3B">
            <w:pPr>
              <w:spacing w:line="240" w:lineRule="auto"/>
              <w:ind w:left="420" w:hangingChars="200" w:hanging="420"/>
              <w:rPr>
                <w:rFonts w:asciiTheme="minorEastAsia" w:eastAsiaTheme="minorEastAsia" w:hAnsiTheme="minorEastAsia"/>
                <w:szCs w:val="21"/>
              </w:rPr>
            </w:pPr>
            <w:r w:rsidRPr="00067E3B">
              <w:rPr>
                <w:rFonts w:asciiTheme="minorEastAsia" w:eastAsiaTheme="minorEastAsia" w:hAnsiTheme="minorEastAsia"/>
              </w:rPr>
              <w:t xml:space="preserve">3.  </w:t>
            </w:r>
            <w:r w:rsidR="00880CFE" w:rsidRPr="00067E3B">
              <w:rPr>
                <w:rFonts w:asciiTheme="minorEastAsia" w:eastAsiaTheme="minorEastAsia" w:hAnsiTheme="minorEastAsia" w:hint="eastAsia"/>
              </w:rPr>
              <w:t>中转中心</w:t>
            </w:r>
            <w:r w:rsidR="00880CFE" w:rsidRPr="00067E3B">
              <w:rPr>
                <w:rFonts w:asciiTheme="minorEastAsia" w:eastAsiaTheme="minorEastAsia" w:hAnsiTheme="minorEastAsia"/>
              </w:rPr>
              <w:t>仓库</w:t>
            </w:r>
            <w:r w:rsidR="00880CFE" w:rsidRPr="00067E3B">
              <w:rPr>
                <w:rFonts w:asciiTheme="minorEastAsia" w:eastAsiaTheme="minorEastAsia" w:hAnsiTheme="minorEastAsia" w:hint="eastAsia"/>
              </w:rPr>
              <w:t>管理</w:t>
            </w:r>
            <w:r w:rsidR="00880CFE" w:rsidRPr="00067E3B">
              <w:rPr>
                <w:rFonts w:asciiTheme="minorEastAsia" w:eastAsiaTheme="minorEastAsia" w:hAnsiTheme="minorEastAsia"/>
              </w:rPr>
              <w:t>员填写入库单，包括</w:t>
            </w:r>
            <w:r w:rsidR="00880CFE" w:rsidRPr="00067E3B">
              <w:rPr>
                <w:rFonts w:asciiTheme="minorEastAsia" w:eastAsiaTheme="minorEastAsia" w:hAnsiTheme="minorEastAsia" w:hint="eastAsia"/>
              </w:rPr>
              <w:t>快递编号、入库日期、目的地、区号、排号、架号、位号</w:t>
            </w:r>
          </w:p>
          <w:p w:rsidR="00880CFE" w:rsidRPr="00067E3B" w:rsidRDefault="00067E3B" w:rsidP="00067E3B">
            <w:pPr>
              <w:rPr>
                <w:rFonts w:asciiTheme="minorEastAsia" w:eastAsiaTheme="minorEastAsia" w:hAnsiTheme="minorEastAsia"/>
                <w:szCs w:val="21"/>
              </w:rPr>
            </w:pPr>
            <w:r w:rsidRPr="00067E3B">
              <w:rPr>
                <w:rFonts w:asciiTheme="minorEastAsia" w:eastAsiaTheme="minorEastAsia" w:hAnsiTheme="minorEastAsia"/>
                <w:szCs w:val="21"/>
              </w:rPr>
              <w:t xml:space="preserve">4.  </w:t>
            </w:r>
            <w:r w:rsidR="00880CFE" w:rsidRPr="00067E3B">
              <w:rPr>
                <w:rFonts w:asciiTheme="minorEastAsia" w:eastAsiaTheme="minorEastAsia" w:hAnsiTheme="minorEastAsia" w:hint="eastAsia"/>
                <w:szCs w:val="21"/>
              </w:rPr>
              <w:t>系统记录</w:t>
            </w:r>
            <w:r w:rsidR="00880CFE" w:rsidRPr="00067E3B">
              <w:rPr>
                <w:rFonts w:asciiTheme="minorEastAsia" w:eastAsiaTheme="minorEastAsia" w:hAnsiTheme="minorEastAsia"/>
                <w:szCs w:val="21"/>
              </w:rPr>
              <w:t>入库单</w:t>
            </w:r>
          </w:p>
          <w:p w:rsidR="00880CFE" w:rsidRPr="00067E3B" w:rsidRDefault="00067E3B" w:rsidP="00067E3B">
            <w:pPr>
              <w:rPr>
                <w:rFonts w:asciiTheme="minorEastAsia" w:hAnsiTheme="minorEastAsia"/>
                <w:szCs w:val="21"/>
              </w:rPr>
            </w:pPr>
            <w:r w:rsidRPr="00067E3B">
              <w:rPr>
                <w:rFonts w:asciiTheme="minorEastAsia" w:eastAsiaTheme="minorEastAsia" w:hAnsiTheme="minorEastAsia"/>
                <w:szCs w:val="21"/>
              </w:rPr>
              <w:t xml:space="preserve">5.  </w:t>
            </w:r>
            <w:r w:rsidR="00880CFE" w:rsidRPr="00067E3B">
              <w:rPr>
                <w:rFonts w:asciiTheme="minorEastAsia" w:eastAsiaTheme="minorEastAsia" w:hAnsiTheme="minorEastAsia"/>
                <w:szCs w:val="21"/>
              </w:rPr>
              <w:t>系统记录“生成入库单”和时间到日志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67E3B"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a.</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某个</w:t>
            </w:r>
            <w:r w:rsidR="00880CFE" w:rsidRPr="00054BB3">
              <w:rPr>
                <w:rFonts w:asciiTheme="minorEastAsia" w:eastAsiaTheme="minorEastAsia" w:hAnsiTheme="minorEastAsia"/>
                <w:szCs w:val="21"/>
              </w:rPr>
              <w:t>分区的快递数目</w:t>
            </w:r>
            <w:r w:rsidR="00880CFE" w:rsidRPr="00054BB3">
              <w:rPr>
                <w:rFonts w:asciiTheme="minorEastAsia" w:eastAsiaTheme="minorEastAsia" w:hAnsiTheme="minorEastAsia" w:hint="eastAsia"/>
                <w:szCs w:val="21"/>
              </w:rPr>
              <w:t>超过90%</w:t>
            </w:r>
            <w:r w:rsidR="00880CFE" w:rsidRPr="00054BB3">
              <w:rPr>
                <w:rFonts w:asciiTheme="minorEastAsia" w:eastAsiaTheme="minorEastAsia" w:hAnsiTheme="minorEastAsia"/>
                <w:szCs w:val="21"/>
              </w:rPr>
              <w:t>时，库存报警</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可以进行分区调整</w:t>
            </w:r>
            <w:r w:rsidR="00880CFE" w:rsidRPr="00054BB3">
              <w:rPr>
                <w:rFonts w:asciiTheme="minorEastAsia" w:eastAsiaTheme="minorEastAsia" w:hAnsiTheme="minorEastAsia" w:hint="eastAsia"/>
                <w:szCs w:val="21"/>
              </w:rPr>
              <w:t>，将该</w:t>
            </w:r>
            <w:r w:rsidR="00880CFE" w:rsidRPr="00054BB3">
              <w:rPr>
                <w:rFonts w:asciiTheme="minorEastAsia" w:eastAsiaTheme="minorEastAsia" w:hAnsiTheme="minorEastAsia"/>
                <w:szCs w:val="21"/>
              </w:rPr>
              <w:t>区快递调到机动区</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具体调整多少</w:t>
            </w:r>
            <w:r w:rsidR="00880CFE" w:rsidRPr="00054BB3">
              <w:rPr>
                <w:rFonts w:asciiTheme="minorEastAsia" w:eastAsiaTheme="minorEastAsia" w:hAnsiTheme="minorEastAsia" w:hint="eastAsia"/>
                <w:szCs w:val="21"/>
              </w:rPr>
              <w:t>由</w:t>
            </w:r>
            <w:r w:rsidR="00880CFE" w:rsidRPr="00054BB3">
              <w:rPr>
                <w:rFonts w:asciiTheme="minorEastAsia" w:eastAsiaTheme="minorEastAsia" w:hAnsiTheme="minorEastAsia"/>
                <w:szCs w:val="21"/>
              </w:rPr>
              <w:t>中转</w:t>
            </w:r>
            <w:r w:rsidR="00880CFE" w:rsidRPr="00054BB3">
              <w:rPr>
                <w:rFonts w:asciiTheme="minorEastAsia" w:eastAsiaTheme="minorEastAsia" w:hAnsiTheme="minorEastAsia" w:hint="eastAsia"/>
                <w:szCs w:val="21"/>
              </w:rPr>
              <w:t>中心</w:t>
            </w:r>
            <w:r w:rsidR="00880CFE" w:rsidRPr="00054BB3">
              <w:rPr>
                <w:rFonts w:asciiTheme="minorEastAsia" w:eastAsiaTheme="minorEastAsia" w:hAnsiTheme="minorEastAsia"/>
                <w:szCs w:val="21"/>
              </w:rPr>
              <w:t>仓库管理</w:t>
            </w:r>
            <w:r w:rsidR="00880CFE" w:rsidRPr="00054BB3">
              <w:rPr>
                <w:rFonts w:asciiTheme="minorEastAsia" w:eastAsiaTheme="minorEastAsia" w:hAnsiTheme="minorEastAsia" w:hint="eastAsia"/>
                <w:szCs w:val="21"/>
              </w:rPr>
              <w:t>人员</w:t>
            </w:r>
            <w:r w:rsidR="00880CFE" w:rsidRPr="00054BB3">
              <w:rPr>
                <w:rFonts w:asciiTheme="minorEastAsia" w:eastAsiaTheme="minorEastAsia" w:hAnsiTheme="minorEastAsia"/>
                <w:szCs w:val="21"/>
              </w:rPr>
              <w:t>自己决定</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仓库按</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、排</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架</w:t>
            </w:r>
            <w:r w:rsidRPr="00054BB3">
              <w:rPr>
                <w:rFonts w:asciiTheme="minorEastAsia" w:eastAsiaTheme="minorEastAsia" w:hAnsiTheme="minorEastAsia" w:hint="eastAsia"/>
                <w:szCs w:val="21"/>
              </w:rPr>
              <w:t>、位</w:t>
            </w:r>
            <w:r w:rsidRPr="00054BB3">
              <w:rPr>
                <w:rFonts w:asciiTheme="minorEastAsia" w:eastAsiaTheme="minorEastAsia" w:hAnsiTheme="minorEastAsia"/>
                <w:szCs w:val="21"/>
              </w:rPr>
              <w:t>定位</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有航运</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铁运区</w:t>
            </w:r>
            <w:r w:rsidRPr="00054BB3">
              <w:rPr>
                <w:rFonts w:asciiTheme="minorEastAsia" w:eastAsiaTheme="minorEastAsia" w:hAnsiTheme="minorEastAsia"/>
                <w:szCs w:val="21"/>
              </w:rPr>
              <w:t>、汽运区和机动区；其中机动区不在其他库区未报警时开放</w:t>
            </w:r>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646"/>
        <w:gridCol w:w="2670"/>
        <w:gridCol w:w="2670"/>
      </w:tblGrid>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14" w:author="demon" w:date="2015-10-11T15:18:00Z">
                  <w:rPr>
                    <w:rFonts w:asciiTheme="minorEastAsia" w:eastAsiaTheme="minorEastAsia" w:hAnsiTheme="minorEastAsia"/>
                    <w:szCs w:val="21"/>
                  </w:rPr>
                </w:rPrChange>
              </w:rPr>
            </w:pPr>
            <w:r w:rsidRPr="00B9695F">
              <w:rPr>
                <w:rFonts w:asciiTheme="minorEastAsia" w:eastAsiaTheme="minorEastAsia" w:hAnsiTheme="minorEastAsia"/>
                <w:color w:val="auto"/>
                <w:kern w:val="2"/>
                <w:sz w:val="21"/>
                <w:szCs w:val="22"/>
                <w:rPrChange w:id="15" w:author="demon" w:date="2015-10-11T15:18:00Z">
                  <w:rPr>
                    <w:rFonts w:asciiTheme="minorEastAsia" w:eastAsiaTheme="minorEastAsia" w:hAnsiTheme="minorEastAsia"/>
                    <w:szCs w:val="21"/>
                  </w:rPr>
                </w:rPrChange>
              </w:rPr>
              <w:t>ID</w:t>
            </w:r>
          </w:p>
        </w:tc>
        <w:tc>
          <w:tcPr>
            <w:tcW w:w="2646"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16" w:author="demon" w:date="2015-10-11T15:18:00Z">
                  <w:rPr>
                    <w:rFonts w:asciiTheme="minorEastAsia" w:eastAsiaTheme="minorEastAsia" w:hAnsiTheme="minorEastAsia"/>
                    <w:szCs w:val="21"/>
                  </w:rPr>
                </w:rPrChange>
              </w:rPr>
            </w:pPr>
            <w:r w:rsidRPr="00B9695F">
              <w:rPr>
                <w:rFonts w:asciiTheme="minorEastAsia" w:eastAsiaTheme="minorEastAsia" w:hAnsiTheme="minorEastAsia"/>
                <w:color w:val="auto"/>
                <w:kern w:val="2"/>
                <w:sz w:val="21"/>
                <w:szCs w:val="22"/>
                <w:rPrChange w:id="17" w:author="demon" w:date="2015-10-11T15:18:00Z">
                  <w:rPr>
                    <w:rFonts w:asciiTheme="minorEastAsia" w:eastAsiaTheme="minorEastAsia" w:hAnsiTheme="minorEastAsia"/>
                    <w:szCs w:val="21"/>
                  </w:rPr>
                </w:rPrChange>
              </w:rPr>
              <w:t>1</w:t>
            </w:r>
            <w:del w:id="18" w:author="庞云奎" w:date="2015-09-30T17:27:00Z">
              <w:r w:rsidRPr="00B9695F" w:rsidDel="00FE40DF">
                <w:rPr>
                  <w:rFonts w:asciiTheme="minorEastAsia" w:eastAsiaTheme="minorEastAsia" w:hAnsiTheme="minorEastAsia"/>
                  <w:color w:val="auto"/>
                  <w:kern w:val="2"/>
                  <w:sz w:val="21"/>
                  <w:szCs w:val="22"/>
                  <w:rPrChange w:id="19" w:author="demon" w:date="2015-10-11T15:18:00Z">
                    <w:rPr>
                      <w:rFonts w:asciiTheme="minorEastAsia" w:eastAsiaTheme="minorEastAsia" w:hAnsiTheme="minorEastAsia"/>
                      <w:szCs w:val="21"/>
                    </w:rPr>
                  </w:rPrChange>
                </w:rPr>
                <w:delText>3</w:delText>
              </w:r>
            </w:del>
            <w:ins w:id="20" w:author="庞云奎" w:date="2015-09-30T17:27:00Z">
              <w:r w:rsidRPr="00B9695F">
                <w:rPr>
                  <w:rFonts w:asciiTheme="minorEastAsia" w:eastAsiaTheme="minorEastAsia" w:hAnsiTheme="minorEastAsia"/>
                  <w:color w:val="auto"/>
                  <w:kern w:val="2"/>
                  <w:sz w:val="21"/>
                  <w:szCs w:val="22"/>
                  <w:rPrChange w:id="21" w:author="demon" w:date="2015-10-11T15:18:00Z">
                    <w:rPr>
                      <w:rFonts w:asciiTheme="minorEastAsia" w:eastAsiaTheme="minorEastAsia" w:hAnsiTheme="minorEastAsia"/>
                      <w:szCs w:val="21"/>
                    </w:rPr>
                  </w:rPrChange>
                </w:rPr>
                <w:t>4</w:t>
              </w:r>
            </w:ins>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22"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23" w:author="demon" w:date="2015-10-11T15:18:00Z">
                  <w:rPr>
                    <w:rFonts w:asciiTheme="minorEastAsia" w:eastAsiaTheme="minorEastAsia" w:hAnsiTheme="minorEastAsia" w:hint="eastAsia"/>
                    <w:szCs w:val="21"/>
                  </w:rPr>
                </w:rPrChange>
              </w:rPr>
              <w:t>名称</w:t>
            </w:r>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24"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25" w:author="demon" w:date="2015-10-11T15:18:00Z">
                  <w:rPr>
                    <w:rFonts w:asciiTheme="minorEastAsia" w:eastAsiaTheme="minorEastAsia" w:hAnsiTheme="minorEastAsia" w:hint="eastAsia"/>
                    <w:szCs w:val="21"/>
                  </w:rPr>
                </w:rPrChange>
              </w:rPr>
              <w:t>库存</w:t>
            </w:r>
            <w:r w:rsidRPr="00B9695F">
              <w:rPr>
                <w:rFonts w:asciiTheme="minorEastAsia" w:eastAsiaTheme="minorEastAsia" w:hAnsiTheme="minorEastAsia"/>
                <w:color w:val="auto"/>
                <w:kern w:val="2"/>
                <w:sz w:val="21"/>
                <w:szCs w:val="22"/>
                <w:rPrChange w:id="26" w:author="demon" w:date="2015-10-11T15:18:00Z">
                  <w:rPr>
                    <w:rFonts w:asciiTheme="minorEastAsia" w:eastAsiaTheme="minorEastAsia" w:hAnsiTheme="minorEastAsia"/>
                    <w:szCs w:val="21"/>
                  </w:rPr>
                </w:rPrChange>
              </w:rPr>
              <w:t>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27"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28" w:author="demon" w:date="2015-10-11T15:18:00Z">
                  <w:rPr>
                    <w:rFonts w:asciiTheme="minorEastAsia" w:eastAsiaTheme="minorEastAsia" w:hAnsiTheme="minorEastAsia" w:hint="eastAsia"/>
                    <w:szCs w:val="21"/>
                  </w:rPr>
                </w:rPrChange>
              </w:rPr>
              <w:t>创建者</w:t>
            </w:r>
          </w:p>
        </w:tc>
        <w:tc>
          <w:tcPr>
            <w:tcW w:w="2646"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29"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30" w:author="demon" w:date="2015-10-11T15:18:00Z">
                  <w:rPr>
                    <w:rFonts w:asciiTheme="minorEastAsia" w:eastAsiaTheme="minorEastAsia" w:hAnsiTheme="minorEastAsia" w:hint="eastAsia"/>
                    <w:szCs w:val="21"/>
                  </w:rPr>
                </w:rPrChange>
              </w:rPr>
              <w:t>何梦婷</w:t>
            </w:r>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31"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32" w:author="demon" w:date="2015-10-11T15:18:00Z">
                  <w:rPr>
                    <w:rFonts w:asciiTheme="minorEastAsia" w:eastAsiaTheme="minorEastAsia" w:hAnsiTheme="minorEastAsia" w:hint="eastAsia"/>
                    <w:szCs w:val="21"/>
                  </w:rPr>
                </w:rPrChange>
              </w:rPr>
              <w:t>最后一次更新者</w:t>
            </w:r>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33" w:author="demon" w:date="2015-10-11T15:18:00Z">
                  <w:rPr>
                    <w:rFonts w:asciiTheme="minorEastAsia" w:eastAsiaTheme="minorEastAsia" w:hAnsiTheme="minorEastAsia"/>
                    <w:szCs w:val="21"/>
                  </w:rPr>
                </w:rPrChange>
              </w:rPr>
            </w:pPr>
            <w:r w:rsidRPr="00B9695F">
              <w:rPr>
                <w:rFonts w:asciiTheme="minorEastAsia" w:eastAsiaTheme="minorEastAsia" w:hAnsiTheme="minorEastAsia"/>
                <w:color w:val="auto"/>
                <w:kern w:val="2"/>
                <w:sz w:val="21"/>
                <w:szCs w:val="22"/>
                <w:rPrChange w:id="34" w:author="demon" w:date="2015-10-11T15:18:00Z">
                  <w:rPr>
                    <w:rFonts w:asciiTheme="minorEastAsia" w:eastAsiaTheme="minorEastAsia" w:hAnsiTheme="minorEastAsia"/>
                    <w:szCs w:val="21"/>
                  </w:rPr>
                </w:rPrChange>
              </w:rPr>
              <w:t>庞云奎</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35"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36" w:author="demon" w:date="2015-10-11T15:18:00Z">
                  <w:rPr>
                    <w:rFonts w:asciiTheme="minorEastAsia" w:eastAsiaTheme="minorEastAsia" w:hAnsiTheme="minorEastAsia" w:hint="eastAsia"/>
                    <w:szCs w:val="21"/>
                  </w:rPr>
                </w:rPrChange>
              </w:rPr>
              <w:t>创建日期</w:t>
            </w:r>
          </w:p>
        </w:tc>
        <w:tc>
          <w:tcPr>
            <w:tcW w:w="2646"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37" w:author="demon" w:date="2015-10-11T15:18:00Z">
                  <w:rPr>
                    <w:rFonts w:asciiTheme="minorEastAsia" w:eastAsiaTheme="minorEastAsia" w:hAnsiTheme="minorEastAsia"/>
                    <w:szCs w:val="21"/>
                  </w:rPr>
                </w:rPrChange>
              </w:rPr>
            </w:pPr>
            <w:r w:rsidRPr="00B9695F">
              <w:rPr>
                <w:rFonts w:asciiTheme="minorEastAsia" w:eastAsiaTheme="minorEastAsia" w:hAnsiTheme="minorEastAsia"/>
                <w:color w:val="auto"/>
                <w:kern w:val="2"/>
                <w:sz w:val="21"/>
                <w:szCs w:val="22"/>
                <w:rPrChange w:id="38" w:author="demon" w:date="2015-10-11T15:18:00Z">
                  <w:rPr>
                    <w:rFonts w:asciiTheme="minorEastAsia" w:eastAsiaTheme="minorEastAsia" w:hAnsiTheme="minorEastAsia"/>
                    <w:szCs w:val="21"/>
                  </w:rPr>
                </w:rPrChange>
              </w:rPr>
              <w:t>2015/9/26</w:t>
            </w:r>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39"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40" w:author="demon" w:date="2015-10-11T15:18:00Z">
                  <w:rPr>
                    <w:rFonts w:asciiTheme="minorEastAsia" w:eastAsiaTheme="minorEastAsia" w:hAnsiTheme="minorEastAsia" w:hint="eastAsia"/>
                    <w:szCs w:val="21"/>
                  </w:rPr>
                </w:rPrChange>
              </w:rPr>
              <w:t>最后更新日期</w:t>
            </w:r>
          </w:p>
        </w:tc>
        <w:tc>
          <w:tcPr>
            <w:tcW w:w="2670"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41" w:author="demon" w:date="2015-10-11T15:18:00Z">
                  <w:rPr>
                    <w:rFonts w:asciiTheme="minorEastAsia" w:eastAsiaTheme="minorEastAsia" w:hAnsiTheme="minorEastAsia"/>
                    <w:szCs w:val="21"/>
                  </w:rPr>
                </w:rPrChange>
              </w:rPr>
            </w:pPr>
            <w:r w:rsidRPr="00B9695F">
              <w:rPr>
                <w:rFonts w:asciiTheme="minorEastAsia" w:eastAsiaTheme="minorEastAsia" w:hAnsiTheme="minorEastAsia"/>
                <w:color w:val="auto"/>
                <w:kern w:val="2"/>
                <w:sz w:val="21"/>
                <w:szCs w:val="22"/>
                <w:rPrChange w:id="42" w:author="demon" w:date="2015-10-11T15:18:00Z">
                  <w:rPr>
                    <w:rFonts w:asciiTheme="minorEastAsia" w:eastAsiaTheme="minorEastAsia" w:hAnsiTheme="minorEastAsia"/>
                    <w:szCs w:val="21"/>
                  </w:rPr>
                </w:rPrChange>
              </w:rPr>
              <w:t>2015/10/2</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43"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44" w:author="demon" w:date="2015-10-11T15:18:00Z">
                  <w:rPr>
                    <w:rFonts w:asciiTheme="minorEastAsia" w:eastAsiaTheme="minorEastAsia" w:hAnsiTheme="minorEastAsia" w:hint="eastAsia"/>
                    <w:szCs w:val="21"/>
                  </w:rPr>
                </w:rPrChange>
              </w:rPr>
              <w:t>参与者</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45" w:author="demon" w:date="2015-10-11T15:18:00Z">
                  <w:rPr>
                    <w:rFonts w:asciiTheme="minorEastAsia" w:eastAsiaTheme="minorEastAsia" w:hAnsiTheme="minorEastAsia"/>
                    <w:szCs w:val="21"/>
                  </w:rPr>
                </w:rPrChange>
              </w:rPr>
            </w:pPr>
            <w:r w:rsidRPr="00B940B5">
              <w:rPr>
                <w:rFonts w:asciiTheme="minorEastAsia" w:eastAsiaTheme="minorEastAsia" w:hAnsiTheme="minorEastAsia" w:hint="eastAsia"/>
                <w:color w:val="auto"/>
                <w:kern w:val="2"/>
                <w:sz w:val="21"/>
                <w:szCs w:val="22"/>
                <w:rPrChange w:id="46" w:author="demon" w:date="2015-10-11T15:18:00Z">
                  <w:rPr>
                    <w:rFonts w:asciiTheme="minorEastAsia" w:eastAsiaTheme="minorEastAsia" w:hAnsiTheme="minorEastAsia" w:hint="eastAsia"/>
                    <w:szCs w:val="21"/>
                  </w:rPr>
                </w:rPrChange>
              </w:rPr>
              <w:t>中转中心仓库管理人员，</w:t>
            </w:r>
            <w:r w:rsidRPr="00B940B5">
              <w:rPr>
                <w:rFonts w:asciiTheme="minorEastAsia" w:eastAsiaTheme="minorEastAsia" w:hAnsiTheme="minorEastAsia"/>
                <w:color w:val="auto"/>
                <w:kern w:val="2"/>
                <w:sz w:val="21"/>
                <w:szCs w:val="22"/>
                <w:rPrChange w:id="47" w:author="demon" w:date="2015-10-11T15:18:00Z">
                  <w:rPr>
                    <w:rFonts w:asciiTheme="minorEastAsia" w:eastAsiaTheme="minorEastAsia" w:hAnsiTheme="minorEastAsia"/>
                    <w:szCs w:val="21"/>
                  </w:rPr>
                </w:rPrChange>
              </w:rPr>
              <w:t>目标</w:t>
            </w:r>
            <w:r w:rsidRPr="00B940B5">
              <w:rPr>
                <w:rFonts w:asciiTheme="minorEastAsia" w:eastAsiaTheme="minorEastAsia" w:hAnsiTheme="minorEastAsia" w:hint="eastAsia"/>
                <w:color w:val="auto"/>
                <w:kern w:val="2"/>
                <w:sz w:val="21"/>
                <w:szCs w:val="22"/>
                <w:rPrChange w:id="48" w:author="demon" w:date="2015-10-11T15:18:00Z">
                  <w:rPr>
                    <w:rFonts w:asciiTheme="minorEastAsia" w:eastAsiaTheme="minorEastAsia" w:hAnsiTheme="minorEastAsia" w:hint="eastAsia"/>
                    <w:szCs w:val="21"/>
                  </w:rPr>
                </w:rPrChange>
              </w:rPr>
              <w:t>是方便</w:t>
            </w:r>
            <w:r w:rsidRPr="00B940B5">
              <w:rPr>
                <w:rFonts w:asciiTheme="minorEastAsia" w:eastAsiaTheme="minorEastAsia" w:hAnsiTheme="minorEastAsia"/>
                <w:color w:val="auto"/>
                <w:kern w:val="2"/>
                <w:sz w:val="21"/>
                <w:szCs w:val="22"/>
                <w:rPrChange w:id="49" w:author="demon" w:date="2015-10-11T15:18:00Z">
                  <w:rPr>
                    <w:rFonts w:asciiTheme="minorEastAsia" w:eastAsiaTheme="minorEastAsia" w:hAnsiTheme="minorEastAsia"/>
                    <w:szCs w:val="21"/>
                  </w:rPr>
                </w:rPrChange>
              </w:rPr>
              <w:t>、快捷获取当天</w:t>
            </w:r>
            <w:r w:rsidRPr="00B940B5">
              <w:rPr>
                <w:rFonts w:asciiTheme="minorEastAsia" w:eastAsiaTheme="minorEastAsia" w:hAnsiTheme="minorEastAsia" w:hint="eastAsia"/>
                <w:color w:val="auto"/>
                <w:kern w:val="2"/>
                <w:sz w:val="21"/>
                <w:szCs w:val="22"/>
                <w:rPrChange w:id="50" w:author="demon" w:date="2015-10-11T15:18:00Z">
                  <w:rPr>
                    <w:rFonts w:asciiTheme="minorEastAsia" w:eastAsiaTheme="minorEastAsia" w:hAnsiTheme="minorEastAsia" w:hint="eastAsia"/>
                    <w:szCs w:val="21"/>
                  </w:rPr>
                </w:rPrChange>
              </w:rPr>
              <w:t>各区</w:t>
            </w:r>
            <w:r w:rsidRPr="00B940B5">
              <w:rPr>
                <w:rFonts w:asciiTheme="minorEastAsia" w:eastAsiaTheme="minorEastAsia" w:hAnsiTheme="minorEastAsia"/>
                <w:color w:val="auto"/>
                <w:kern w:val="2"/>
                <w:sz w:val="21"/>
                <w:szCs w:val="22"/>
                <w:rPrChange w:id="51" w:author="demon" w:date="2015-10-11T15:18:00Z">
                  <w:rPr>
                    <w:rFonts w:asciiTheme="minorEastAsia" w:eastAsiaTheme="minorEastAsia" w:hAnsiTheme="minorEastAsia"/>
                    <w:szCs w:val="21"/>
                  </w:rPr>
                </w:rPrChange>
              </w:rPr>
              <w:t>快递信息</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52"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53" w:author="demon" w:date="2015-10-11T15:18:00Z">
                  <w:rPr>
                    <w:rFonts w:asciiTheme="minorEastAsia" w:eastAsiaTheme="minorEastAsia" w:hAnsiTheme="minorEastAsia" w:hint="eastAsia"/>
                    <w:szCs w:val="21"/>
                  </w:rPr>
                </w:rPrChange>
              </w:rPr>
              <w:t>触发条件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054BB3">
            <w:pPr>
              <w:rPr>
                <w:rFonts w:asciiTheme="minorEastAsia" w:eastAsiaTheme="minorEastAsia" w:hAnsiTheme="minorEastAsia"/>
                <w:color w:val="auto"/>
                <w:kern w:val="2"/>
                <w:sz w:val="21"/>
                <w:szCs w:val="22"/>
                <w:rPrChange w:id="54" w:author="demon" w:date="2015-10-11T15:18:00Z">
                  <w:rPr>
                    <w:rFonts w:asciiTheme="minorEastAsia" w:eastAsiaTheme="minorEastAsia" w:hAnsiTheme="minorEastAsia"/>
                    <w:szCs w:val="21"/>
                  </w:rPr>
                </w:rPrChange>
              </w:rPr>
            </w:pPr>
            <w:r w:rsidRPr="00B940B5">
              <w:rPr>
                <w:rFonts w:asciiTheme="minorEastAsia" w:eastAsiaTheme="minorEastAsia" w:hAnsiTheme="minorEastAsia" w:hint="eastAsia"/>
                <w:color w:val="auto"/>
                <w:kern w:val="2"/>
                <w:sz w:val="21"/>
                <w:szCs w:val="22"/>
                <w:rPrChange w:id="55" w:author="demon" w:date="2015-10-11T15:18:00Z">
                  <w:rPr>
                    <w:rFonts w:asciiTheme="minorEastAsia" w:eastAsiaTheme="minorEastAsia" w:hAnsiTheme="minorEastAsia" w:hint="eastAsia"/>
                    <w:szCs w:val="21"/>
                  </w:rPr>
                </w:rPrChange>
              </w:rPr>
              <w:t>中转中心仓库管理人员要求</w:t>
            </w:r>
            <w:r w:rsidRPr="00B940B5">
              <w:rPr>
                <w:rFonts w:asciiTheme="minorEastAsia" w:eastAsiaTheme="minorEastAsia" w:hAnsiTheme="minorEastAsia"/>
                <w:color w:val="auto"/>
                <w:kern w:val="2"/>
                <w:sz w:val="21"/>
                <w:szCs w:val="22"/>
                <w:rPrChange w:id="56" w:author="demon" w:date="2015-10-11T15:18:00Z">
                  <w:rPr>
                    <w:rFonts w:asciiTheme="minorEastAsia" w:eastAsiaTheme="minorEastAsia" w:hAnsiTheme="minorEastAsia"/>
                    <w:szCs w:val="21"/>
                  </w:rPr>
                </w:rPrChange>
              </w:rPr>
              <w:t>进行盘点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57"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58" w:author="demon" w:date="2015-10-11T15:18:00Z">
                  <w:rPr>
                    <w:rFonts w:asciiTheme="minorEastAsia" w:eastAsiaTheme="minorEastAsia" w:hAnsiTheme="minorEastAsia" w:hint="eastAsia"/>
                    <w:szCs w:val="21"/>
                  </w:rPr>
                </w:rPrChange>
              </w:rPr>
              <w:t>前置条件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59" w:author="demon" w:date="2015-10-11T15:18:00Z">
                  <w:rPr>
                    <w:rFonts w:asciiTheme="minorEastAsia" w:eastAsiaTheme="minorEastAsia" w:hAnsiTheme="minorEastAsia"/>
                    <w:szCs w:val="21"/>
                  </w:rPr>
                </w:rPrChange>
              </w:rPr>
            </w:pPr>
            <w:r w:rsidRPr="00B940B5">
              <w:rPr>
                <w:rFonts w:asciiTheme="minorEastAsia" w:eastAsiaTheme="minorEastAsia" w:hAnsiTheme="minorEastAsia" w:hint="eastAsia"/>
                <w:color w:val="auto"/>
                <w:kern w:val="2"/>
                <w:sz w:val="21"/>
                <w:szCs w:val="22"/>
                <w:rPrChange w:id="60" w:author="demon" w:date="2015-10-11T15:18:00Z">
                  <w:rPr>
                    <w:rFonts w:asciiTheme="minorEastAsia" w:eastAsiaTheme="minorEastAsia" w:hAnsiTheme="minorEastAsia" w:hint="eastAsia"/>
                    <w:szCs w:val="21"/>
                  </w:rPr>
                </w:rPrChange>
              </w:rPr>
              <w:t>中转中心仓库管理人员必须</w:t>
            </w:r>
            <w:r w:rsidRPr="00B940B5">
              <w:rPr>
                <w:rFonts w:asciiTheme="minorEastAsia" w:eastAsiaTheme="minorEastAsia" w:hAnsiTheme="minorEastAsia"/>
                <w:color w:val="auto"/>
                <w:kern w:val="2"/>
                <w:sz w:val="21"/>
                <w:szCs w:val="22"/>
                <w:rPrChange w:id="61" w:author="demon" w:date="2015-10-11T15:18:00Z">
                  <w:rPr>
                    <w:rFonts w:asciiTheme="minorEastAsia" w:eastAsiaTheme="minorEastAsia" w:hAnsiTheme="minorEastAsia"/>
                    <w:szCs w:val="21"/>
                  </w:rPr>
                </w:rPrChange>
              </w:rPr>
              <w:t>被识别</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62"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63" w:author="demon" w:date="2015-10-11T15:18:00Z">
                  <w:rPr>
                    <w:rFonts w:asciiTheme="minorEastAsia" w:eastAsiaTheme="minorEastAsia" w:hAnsiTheme="minorEastAsia" w:hint="eastAsia"/>
                    <w:szCs w:val="21"/>
                  </w:rPr>
                </w:rPrChange>
              </w:rPr>
              <w:t>后置条件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64" w:author="demon" w:date="2015-10-11T15:18:00Z">
                  <w:rPr>
                    <w:rFonts w:asciiTheme="minorEastAsia" w:eastAsiaTheme="minorEastAsia" w:hAnsiTheme="minorEastAsia"/>
                    <w:szCs w:val="21"/>
                  </w:rPr>
                </w:rPrChange>
              </w:rPr>
            </w:pPr>
            <w:ins w:id="65" w:author="庞云奎" w:date="2015-09-30T17:28:00Z">
              <w:r w:rsidRPr="00B940B5">
                <w:rPr>
                  <w:rFonts w:asciiTheme="minorEastAsia" w:eastAsiaTheme="minorEastAsia" w:hAnsiTheme="minorEastAsia"/>
                  <w:color w:val="auto"/>
                  <w:kern w:val="2"/>
                  <w:sz w:val="21"/>
                  <w:szCs w:val="22"/>
                  <w:rPrChange w:id="66" w:author="demon" w:date="2015-10-11T15:18:00Z">
                    <w:rPr>
                      <w:rFonts w:asciiTheme="minorEastAsia" w:eastAsiaTheme="minorEastAsia" w:hAnsiTheme="minorEastAsia"/>
                      <w:szCs w:val="21"/>
                    </w:rPr>
                  </w:rPrChange>
                </w:rPr>
                <w:t>系统记录操作到日志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67"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68" w:author="demon" w:date="2015-10-11T15:18:00Z">
                  <w:rPr>
                    <w:rFonts w:asciiTheme="minorEastAsia" w:eastAsiaTheme="minorEastAsia" w:hAnsiTheme="minorEastAsia" w:hint="eastAsia"/>
                    <w:szCs w:val="21"/>
                  </w:rPr>
                </w:rPrChange>
              </w:rPr>
              <w:t>优先级</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69" w:author="demon" w:date="2015-10-11T15:18:00Z">
                  <w:rPr>
                    <w:rFonts w:asciiTheme="minorEastAsia" w:eastAsiaTheme="minorEastAsia" w:hAnsiTheme="minorEastAsia"/>
                    <w:szCs w:val="21"/>
                  </w:rPr>
                </w:rPrChange>
              </w:rPr>
            </w:pPr>
            <w:r w:rsidRPr="00B940B5">
              <w:rPr>
                <w:rFonts w:asciiTheme="minorEastAsia" w:eastAsiaTheme="minorEastAsia" w:hAnsiTheme="minorEastAsia"/>
                <w:color w:val="auto"/>
                <w:kern w:val="2"/>
                <w:sz w:val="21"/>
                <w:szCs w:val="22"/>
                <w:rPrChange w:id="70" w:author="demon" w:date="2015-10-11T15:18:00Z">
                  <w:rPr>
                    <w:rFonts w:asciiTheme="minorEastAsia" w:eastAsiaTheme="minorEastAsia" w:hAnsiTheme="minorEastAsia"/>
                    <w:szCs w:val="21"/>
                  </w:rPr>
                </w:rPrChange>
              </w:rPr>
              <w:t>低</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71"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72" w:author="demon" w:date="2015-10-11T15:18:00Z">
                  <w:rPr>
                    <w:rFonts w:asciiTheme="minorEastAsia" w:eastAsiaTheme="minorEastAsia" w:hAnsiTheme="minorEastAsia" w:hint="eastAsia"/>
                    <w:szCs w:val="21"/>
                  </w:rPr>
                </w:rPrChange>
              </w:rPr>
              <w:t>正常流程</w:t>
            </w:r>
          </w:p>
        </w:tc>
        <w:tc>
          <w:tcPr>
            <w:tcW w:w="7986" w:type="dxa"/>
            <w:gridSpan w:val="3"/>
            <w:tcBorders>
              <w:top w:val="single" w:sz="4" w:space="0" w:color="auto"/>
              <w:left w:val="single" w:sz="4" w:space="0" w:color="auto"/>
              <w:bottom w:val="single" w:sz="4" w:space="0" w:color="auto"/>
              <w:right w:val="single" w:sz="4" w:space="0" w:color="auto"/>
            </w:tcBorders>
          </w:tcPr>
          <w:p w:rsidR="00B322C5" w:rsidRPr="00B940B5" w:rsidRDefault="00A13BD1" w:rsidP="00054BB3">
            <w:pPr>
              <w:rPr>
                <w:rFonts w:asciiTheme="minorEastAsia" w:eastAsiaTheme="minorEastAsia" w:hAnsiTheme="minorEastAsia"/>
                <w:color w:val="auto"/>
                <w:kern w:val="2"/>
                <w:sz w:val="21"/>
                <w:szCs w:val="22"/>
                <w:rPrChange w:id="73" w:author="demon" w:date="2015-10-11T15:18:00Z">
                  <w:rPr>
                    <w:rFonts w:asciiTheme="minorEastAsia" w:eastAsiaTheme="minorEastAsia" w:hAnsiTheme="minorEastAsia"/>
                    <w:sz w:val="21"/>
                    <w:szCs w:val="21"/>
                  </w:rPr>
                </w:rPrChange>
              </w:rPr>
            </w:pPr>
            <w:r w:rsidRPr="00B940B5">
              <w:rPr>
                <w:rFonts w:asciiTheme="minorEastAsia" w:eastAsiaTheme="minorEastAsia" w:hAnsiTheme="minorEastAsia"/>
                <w:color w:val="auto"/>
                <w:kern w:val="2"/>
                <w:sz w:val="21"/>
                <w:szCs w:val="22"/>
                <w:rPrChange w:id="74" w:author="demon" w:date="2015-10-11T15:18:00Z">
                  <w:rPr>
                    <w:rFonts w:asciiTheme="minorEastAsia" w:eastAsiaTheme="minorEastAsia" w:hAnsiTheme="minorEastAsia"/>
                    <w:sz w:val="21"/>
                    <w:szCs w:val="21"/>
                  </w:rPr>
                </w:rPrChange>
              </w:rPr>
              <w:t xml:space="preserve">1.  </w:t>
            </w:r>
            <w:r w:rsidR="00B322C5" w:rsidRPr="00B940B5">
              <w:rPr>
                <w:rFonts w:asciiTheme="minorEastAsia" w:eastAsiaTheme="minorEastAsia" w:hAnsiTheme="minorEastAsia" w:hint="eastAsia"/>
                <w:color w:val="auto"/>
                <w:kern w:val="2"/>
                <w:sz w:val="21"/>
                <w:szCs w:val="22"/>
                <w:rPrChange w:id="75" w:author="demon" w:date="2015-10-11T15:18:00Z">
                  <w:rPr>
                    <w:rFonts w:asciiTheme="minorEastAsia" w:eastAsiaTheme="minorEastAsia" w:hAnsiTheme="minorEastAsia" w:hint="eastAsia"/>
                    <w:sz w:val="21"/>
                    <w:szCs w:val="21"/>
                  </w:rPr>
                </w:rPrChange>
              </w:rPr>
              <w:t>中转中心仓库管理人员</w:t>
            </w:r>
            <w:r w:rsidR="00DC4A1D" w:rsidRPr="00B940B5">
              <w:rPr>
                <w:rFonts w:asciiTheme="minorEastAsia" w:eastAsiaTheme="minorEastAsia" w:hAnsiTheme="minorEastAsia" w:hint="eastAsia"/>
                <w:color w:val="auto"/>
                <w:kern w:val="2"/>
                <w:sz w:val="21"/>
                <w:szCs w:val="22"/>
                <w:rPrChange w:id="76" w:author="demon" w:date="2015-10-11T15:18:00Z">
                  <w:rPr>
                    <w:rFonts w:asciiTheme="minorEastAsia" w:eastAsiaTheme="minorEastAsia" w:hAnsiTheme="minorEastAsia" w:hint="eastAsia"/>
                    <w:sz w:val="21"/>
                    <w:szCs w:val="21"/>
                  </w:rPr>
                </w:rPrChange>
              </w:rPr>
              <w:t>从菜单中</w:t>
            </w:r>
            <w:r w:rsidR="00B322C5" w:rsidRPr="00B940B5">
              <w:rPr>
                <w:rFonts w:asciiTheme="minorEastAsia" w:eastAsiaTheme="minorEastAsia" w:hAnsiTheme="minorEastAsia" w:hint="eastAsia"/>
                <w:color w:val="auto"/>
                <w:kern w:val="2"/>
                <w:sz w:val="21"/>
                <w:szCs w:val="22"/>
                <w:rPrChange w:id="77" w:author="demon" w:date="2015-10-11T15:18:00Z">
                  <w:rPr>
                    <w:rFonts w:asciiTheme="minorEastAsia" w:eastAsiaTheme="minorEastAsia" w:hAnsiTheme="minorEastAsia" w:hint="eastAsia"/>
                    <w:sz w:val="21"/>
                    <w:szCs w:val="21"/>
                  </w:rPr>
                </w:rPrChange>
              </w:rPr>
              <w:t>选择盘点功能</w:t>
            </w:r>
          </w:p>
          <w:p w:rsidR="00880CFE" w:rsidRPr="00B940B5" w:rsidRDefault="00A13BD1" w:rsidP="00B322C5">
            <w:pPr>
              <w:spacing w:line="240" w:lineRule="auto"/>
              <w:rPr>
                <w:rFonts w:asciiTheme="minorEastAsia" w:eastAsiaTheme="minorEastAsia" w:hAnsiTheme="minorEastAsia"/>
                <w:color w:val="auto"/>
                <w:kern w:val="2"/>
                <w:sz w:val="21"/>
                <w:szCs w:val="22"/>
                <w:rPrChange w:id="78" w:author="demon" w:date="2015-10-11T15:18:00Z">
                  <w:rPr>
                    <w:rFonts w:asciiTheme="minorEastAsia" w:eastAsiaTheme="minorEastAsia" w:hAnsiTheme="minorEastAsia"/>
                    <w:sz w:val="21"/>
                    <w:szCs w:val="21"/>
                  </w:rPr>
                </w:rPrChange>
              </w:rPr>
            </w:pPr>
            <w:r w:rsidRPr="00B940B5">
              <w:rPr>
                <w:rFonts w:asciiTheme="minorEastAsia" w:eastAsiaTheme="minorEastAsia" w:hAnsiTheme="minorEastAsia"/>
                <w:color w:val="auto"/>
                <w:kern w:val="2"/>
                <w:sz w:val="21"/>
                <w:szCs w:val="22"/>
                <w:rPrChange w:id="79" w:author="demon" w:date="2015-10-11T15:18:00Z">
                  <w:rPr>
                    <w:rFonts w:asciiTheme="minorEastAsia" w:eastAsiaTheme="minorEastAsia" w:hAnsiTheme="minorEastAsia"/>
                    <w:sz w:val="21"/>
                    <w:szCs w:val="21"/>
                  </w:rPr>
                </w:rPrChange>
              </w:rPr>
              <w:t xml:space="preserve">2.  </w:t>
            </w:r>
            <w:r w:rsidR="00880CFE" w:rsidRPr="00B940B5">
              <w:rPr>
                <w:rFonts w:asciiTheme="minorEastAsia" w:eastAsiaTheme="minorEastAsia" w:hAnsiTheme="minorEastAsia" w:hint="eastAsia"/>
                <w:color w:val="auto"/>
                <w:kern w:val="2"/>
                <w:sz w:val="21"/>
                <w:szCs w:val="22"/>
                <w:rPrChange w:id="80" w:author="demon" w:date="2015-10-11T15:18:00Z">
                  <w:rPr>
                    <w:rFonts w:asciiTheme="minorEastAsia" w:eastAsiaTheme="minorEastAsia" w:hAnsiTheme="minorEastAsia" w:hint="eastAsia"/>
                    <w:sz w:val="21"/>
                    <w:szCs w:val="21"/>
                  </w:rPr>
                </w:rPrChange>
              </w:rPr>
              <w:t>系统</w:t>
            </w:r>
            <w:r w:rsidR="00B322C5" w:rsidRPr="00B940B5">
              <w:rPr>
                <w:rFonts w:asciiTheme="minorEastAsia" w:eastAsiaTheme="minorEastAsia" w:hAnsiTheme="minorEastAsia" w:hint="eastAsia"/>
                <w:color w:val="auto"/>
                <w:kern w:val="2"/>
                <w:sz w:val="21"/>
                <w:szCs w:val="22"/>
                <w:rPrChange w:id="81" w:author="demon" w:date="2015-10-11T15:18:00Z">
                  <w:rPr>
                    <w:rFonts w:asciiTheme="minorEastAsia" w:eastAsiaTheme="minorEastAsia" w:hAnsiTheme="minorEastAsia" w:hint="eastAsia"/>
                    <w:sz w:val="21"/>
                    <w:szCs w:val="21"/>
                  </w:rPr>
                </w:rPrChange>
              </w:rPr>
              <w:t>显示盘点界面并</w:t>
            </w:r>
            <w:r w:rsidR="00880CFE" w:rsidRPr="00B940B5">
              <w:rPr>
                <w:rFonts w:asciiTheme="minorEastAsia" w:eastAsiaTheme="minorEastAsia" w:hAnsiTheme="minorEastAsia" w:hint="eastAsia"/>
                <w:color w:val="auto"/>
                <w:kern w:val="2"/>
                <w:sz w:val="21"/>
                <w:szCs w:val="22"/>
                <w:rPrChange w:id="82" w:author="demon" w:date="2015-10-11T15:18:00Z">
                  <w:rPr>
                    <w:rFonts w:asciiTheme="minorEastAsia" w:eastAsiaTheme="minorEastAsia" w:hAnsiTheme="minorEastAsia" w:hint="eastAsia"/>
                    <w:sz w:val="21"/>
                    <w:szCs w:val="21"/>
                  </w:rPr>
                </w:rPrChange>
              </w:rPr>
              <w:t>自动根据当前盘点时间生成一个截止点，显示当天此</w:t>
            </w:r>
            <w:r w:rsidR="00880CFE" w:rsidRPr="00B940B5">
              <w:rPr>
                <w:rFonts w:asciiTheme="minorEastAsia" w:eastAsiaTheme="minorEastAsia" w:hAnsiTheme="minorEastAsia"/>
                <w:color w:val="auto"/>
                <w:kern w:val="2"/>
                <w:sz w:val="21"/>
                <w:szCs w:val="22"/>
                <w:rPrChange w:id="83" w:author="demon" w:date="2015-10-11T15:18:00Z">
                  <w:rPr>
                    <w:rFonts w:asciiTheme="minorEastAsia" w:eastAsiaTheme="minorEastAsia" w:hAnsiTheme="minorEastAsia"/>
                    <w:sz w:val="21"/>
                    <w:szCs w:val="21"/>
                  </w:rPr>
                </w:rPrChange>
              </w:rPr>
              <w:t>时间点</w:t>
            </w:r>
            <w:r w:rsidR="00880CFE" w:rsidRPr="00B940B5">
              <w:rPr>
                <w:rFonts w:asciiTheme="minorEastAsia" w:eastAsiaTheme="minorEastAsia" w:hAnsiTheme="minorEastAsia" w:hint="eastAsia"/>
                <w:color w:val="auto"/>
                <w:kern w:val="2"/>
                <w:sz w:val="21"/>
                <w:szCs w:val="22"/>
                <w:rPrChange w:id="84" w:author="demon" w:date="2015-10-11T15:18:00Z">
                  <w:rPr>
                    <w:rFonts w:asciiTheme="minorEastAsia" w:eastAsiaTheme="minorEastAsia" w:hAnsiTheme="minorEastAsia" w:hint="eastAsia"/>
                    <w:sz w:val="21"/>
                    <w:szCs w:val="21"/>
                  </w:rPr>
                </w:rPrChange>
              </w:rPr>
              <w:t>前</w:t>
            </w:r>
            <w:r w:rsidR="00880CFE" w:rsidRPr="00B940B5">
              <w:rPr>
                <w:rFonts w:asciiTheme="minorEastAsia" w:eastAsiaTheme="minorEastAsia" w:hAnsiTheme="minorEastAsia"/>
                <w:color w:val="auto"/>
                <w:kern w:val="2"/>
                <w:sz w:val="21"/>
                <w:szCs w:val="22"/>
                <w:rPrChange w:id="85" w:author="demon" w:date="2015-10-11T15:18:00Z">
                  <w:rPr>
                    <w:rFonts w:asciiTheme="minorEastAsia" w:eastAsiaTheme="minorEastAsia" w:hAnsiTheme="minorEastAsia"/>
                    <w:sz w:val="21"/>
                    <w:szCs w:val="21"/>
                  </w:rPr>
                </w:rPrChange>
              </w:rPr>
              <w:t>的各区</w:t>
            </w:r>
            <w:r w:rsidR="00880CFE" w:rsidRPr="00B940B5">
              <w:rPr>
                <w:rFonts w:asciiTheme="minorEastAsia" w:eastAsiaTheme="minorEastAsia" w:hAnsiTheme="minorEastAsia" w:hint="eastAsia"/>
                <w:color w:val="auto"/>
                <w:kern w:val="2"/>
                <w:sz w:val="21"/>
                <w:szCs w:val="22"/>
                <w:rPrChange w:id="86" w:author="demon" w:date="2015-10-11T15:18:00Z">
                  <w:rPr>
                    <w:rFonts w:asciiTheme="minorEastAsia" w:eastAsiaTheme="minorEastAsia" w:hAnsiTheme="minorEastAsia" w:hint="eastAsia"/>
                    <w:sz w:val="21"/>
                    <w:szCs w:val="21"/>
                  </w:rPr>
                </w:rPrChange>
              </w:rPr>
              <w:t>快递信息</w:t>
            </w:r>
          </w:p>
          <w:p w:rsidR="00880CFE" w:rsidRPr="00B940B5" w:rsidRDefault="00A13BD1" w:rsidP="00054BB3">
            <w:pPr>
              <w:rPr>
                <w:rFonts w:asciiTheme="minorEastAsia" w:eastAsiaTheme="minorEastAsia" w:hAnsiTheme="minorEastAsia"/>
                <w:color w:val="auto"/>
                <w:kern w:val="2"/>
                <w:sz w:val="21"/>
                <w:szCs w:val="22"/>
                <w:rPrChange w:id="87" w:author="demon" w:date="2015-10-11T15:18:00Z">
                  <w:rPr>
                    <w:rFonts w:asciiTheme="minorEastAsia" w:eastAsiaTheme="minorEastAsia" w:hAnsiTheme="minorEastAsia"/>
                    <w:szCs w:val="21"/>
                  </w:rPr>
                </w:rPrChange>
              </w:rPr>
            </w:pPr>
            <w:r w:rsidRPr="00B940B5">
              <w:rPr>
                <w:rFonts w:asciiTheme="minorEastAsia" w:eastAsiaTheme="minorEastAsia" w:hAnsiTheme="minorEastAsia"/>
                <w:color w:val="auto"/>
                <w:kern w:val="2"/>
                <w:sz w:val="21"/>
                <w:szCs w:val="22"/>
                <w:rPrChange w:id="88" w:author="demon" w:date="2015-10-11T15:18:00Z">
                  <w:rPr>
                    <w:rFonts w:asciiTheme="minorEastAsia" w:eastAsiaTheme="minorEastAsia" w:hAnsiTheme="minorEastAsia"/>
                    <w:sz w:val="21"/>
                    <w:szCs w:val="21"/>
                  </w:rPr>
                </w:rPrChange>
              </w:rPr>
              <w:t xml:space="preserve">3.  </w:t>
            </w:r>
            <w:r w:rsidR="00880CFE" w:rsidRPr="00B940B5">
              <w:rPr>
                <w:rFonts w:asciiTheme="minorEastAsia" w:eastAsiaTheme="minorEastAsia" w:hAnsiTheme="minorEastAsia" w:hint="eastAsia"/>
                <w:color w:val="auto"/>
                <w:kern w:val="2"/>
                <w:sz w:val="21"/>
                <w:szCs w:val="22"/>
                <w:rPrChange w:id="89" w:author="demon" w:date="2015-10-11T15:18:00Z">
                  <w:rPr>
                    <w:rFonts w:asciiTheme="minorEastAsia" w:eastAsiaTheme="minorEastAsia" w:hAnsiTheme="minorEastAsia" w:hint="eastAsia"/>
                    <w:sz w:val="21"/>
                    <w:szCs w:val="21"/>
                  </w:rPr>
                </w:rPrChange>
              </w:rPr>
              <w:t>系统</w:t>
            </w:r>
            <w:del w:id="90" w:author="庞云奎" w:date="2015-09-30T17:28:00Z">
              <w:r w:rsidR="00880CFE" w:rsidRPr="00B940B5" w:rsidDel="00FE40DF">
                <w:rPr>
                  <w:rFonts w:asciiTheme="minorEastAsia" w:eastAsiaTheme="minorEastAsia" w:hAnsiTheme="minorEastAsia" w:hint="eastAsia"/>
                  <w:color w:val="auto"/>
                  <w:kern w:val="2"/>
                  <w:sz w:val="21"/>
                  <w:szCs w:val="22"/>
                  <w:rPrChange w:id="91" w:author="demon" w:date="2015-10-11T15:18:00Z">
                    <w:rPr>
                      <w:rFonts w:asciiTheme="minorEastAsia" w:eastAsiaTheme="minorEastAsia" w:hAnsiTheme="minorEastAsia" w:hint="eastAsia"/>
                      <w:sz w:val="21"/>
                      <w:szCs w:val="21"/>
                    </w:rPr>
                  </w:rPrChange>
                </w:rPr>
                <w:delText>生成日志记录</w:delText>
              </w:r>
            </w:del>
            <w:ins w:id="92" w:author="庞云奎" w:date="2015-09-30T17:28:00Z">
              <w:r w:rsidR="00880CFE" w:rsidRPr="00B940B5">
                <w:rPr>
                  <w:rFonts w:asciiTheme="minorEastAsia" w:eastAsiaTheme="minorEastAsia" w:hAnsiTheme="minorEastAsia" w:hint="eastAsia"/>
                  <w:color w:val="auto"/>
                  <w:kern w:val="2"/>
                  <w:sz w:val="21"/>
                  <w:szCs w:val="22"/>
                  <w:rPrChange w:id="93" w:author="demon" w:date="2015-10-11T15:18:00Z">
                    <w:rPr>
                      <w:rFonts w:asciiTheme="minorEastAsia" w:eastAsiaTheme="minorEastAsia" w:hAnsiTheme="minorEastAsia" w:hint="eastAsia"/>
                      <w:sz w:val="21"/>
                      <w:szCs w:val="21"/>
                    </w:rPr>
                  </w:rPrChange>
                </w:rPr>
                <w:t>记录“库存盘点”和时间到日志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94"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95" w:author="demon" w:date="2015-10-11T15:18:00Z">
                  <w:rPr>
                    <w:rFonts w:asciiTheme="minorEastAsia" w:eastAsiaTheme="minorEastAsia" w:hAnsiTheme="minorEastAsia" w:hint="eastAsia"/>
                    <w:szCs w:val="21"/>
                  </w:rPr>
                </w:rPrChange>
              </w:rPr>
              <w:t>扩展流程</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96" w:author="demon" w:date="2015-10-11T15:18:00Z">
                  <w:rPr>
                    <w:rFonts w:asciiTheme="minorEastAsia" w:eastAsiaTheme="minorEastAsia" w:hAnsiTheme="minorEastAsia"/>
                    <w:szCs w:val="21"/>
                  </w:rPr>
                </w:rPrChange>
              </w:rPr>
            </w:pPr>
            <w:r w:rsidRPr="00B940B5">
              <w:rPr>
                <w:rFonts w:asciiTheme="minorEastAsia" w:eastAsiaTheme="minorEastAsia" w:hAnsiTheme="minorEastAsia"/>
                <w:color w:val="auto"/>
                <w:kern w:val="2"/>
                <w:sz w:val="21"/>
                <w:szCs w:val="22"/>
                <w:rPrChange w:id="97" w:author="demon" w:date="2015-10-11T15:18:00Z">
                  <w:rPr>
                    <w:rFonts w:asciiTheme="minorEastAsia" w:eastAsiaTheme="minorEastAsia" w:hAnsiTheme="minorEastAsia"/>
                    <w:szCs w:val="21"/>
                  </w:rPr>
                </w:rPrChange>
              </w:rPr>
              <w:t>1a.  中转中心仓库管理人员要求导出Excel文件</w:t>
            </w:r>
          </w:p>
          <w:p w:rsidR="00880CFE" w:rsidRPr="00B940B5" w:rsidRDefault="00880CFE" w:rsidP="00880CFE">
            <w:pPr>
              <w:rPr>
                <w:rFonts w:asciiTheme="minorEastAsia" w:eastAsiaTheme="minorEastAsia" w:hAnsiTheme="minorEastAsia"/>
                <w:color w:val="auto"/>
                <w:kern w:val="2"/>
                <w:sz w:val="21"/>
                <w:szCs w:val="22"/>
                <w:rPrChange w:id="98" w:author="demon" w:date="2015-10-11T15:18:00Z">
                  <w:rPr>
                    <w:rFonts w:asciiTheme="minorEastAsia" w:eastAsiaTheme="minorEastAsia" w:hAnsiTheme="minorEastAsia"/>
                    <w:szCs w:val="21"/>
                  </w:rPr>
                </w:rPrChange>
              </w:rPr>
            </w:pPr>
            <w:r w:rsidRPr="00B940B5">
              <w:rPr>
                <w:rFonts w:asciiTheme="minorEastAsia" w:eastAsiaTheme="minorEastAsia" w:hAnsiTheme="minorEastAsia"/>
                <w:color w:val="auto"/>
                <w:kern w:val="2"/>
                <w:sz w:val="21"/>
                <w:szCs w:val="22"/>
                <w:rPrChange w:id="99" w:author="demon" w:date="2015-10-11T15:18:00Z">
                  <w:rPr>
                    <w:rFonts w:asciiTheme="minorEastAsia" w:eastAsiaTheme="minorEastAsia" w:hAnsiTheme="minorEastAsia"/>
                    <w:szCs w:val="21"/>
                  </w:rPr>
                </w:rPrChange>
              </w:rPr>
              <w:t xml:space="preserve">   1.  系统导出Excel文件</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B9695F" w:rsidRDefault="00880CFE" w:rsidP="00880CFE">
            <w:pPr>
              <w:rPr>
                <w:rFonts w:asciiTheme="minorEastAsia" w:eastAsiaTheme="minorEastAsia" w:hAnsiTheme="minorEastAsia"/>
                <w:color w:val="auto"/>
                <w:kern w:val="2"/>
                <w:sz w:val="21"/>
                <w:szCs w:val="22"/>
                <w:rPrChange w:id="100" w:author="demon" w:date="2015-10-11T15:18:00Z">
                  <w:rPr>
                    <w:rFonts w:asciiTheme="minorEastAsia" w:eastAsiaTheme="minorEastAsia" w:hAnsiTheme="minorEastAsia"/>
                    <w:szCs w:val="21"/>
                  </w:rPr>
                </w:rPrChange>
              </w:rPr>
            </w:pPr>
            <w:r w:rsidRPr="00B9695F">
              <w:rPr>
                <w:rFonts w:asciiTheme="minorEastAsia" w:eastAsiaTheme="minorEastAsia" w:hAnsiTheme="minorEastAsia" w:hint="eastAsia"/>
                <w:color w:val="auto"/>
                <w:kern w:val="2"/>
                <w:sz w:val="21"/>
                <w:szCs w:val="22"/>
                <w:rPrChange w:id="101" w:author="demon" w:date="2015-10-11T15:18:00Z">
                  <w:rPr>
                    <w:rFonts w:asciiTheme="minorEastAsia" w:eastAsiaTheme="minorEastAsia" w:hAnsiTheme="minorEastAsia" w:hint="eastAsia"/>
                    <w:szCs w:val="21"/>
                  </w:rPr>
                </w:rPrChange>
              </w:rPr>
              <w:lastRenderedPageBreak/>
              <w:t>特殊需求</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B940B5" w:rsidRDefault="00880CFE" w:rsidP="00880CFE">
            <w:pPr>
              <w:rPr>
                <w:rFonts w:asciiTheme="minorEastAsia" w:eastAsiaTheme="minorEastAsia" w:hAnsiTheme="minorEastAsia"/>
                <w:color w:val="auto"/>
                <w:kern w:val="2"/>
                <w:sz w:val="21"/>
                <w:szCs w:val="22"/>
                <w:rPrChange w:id="102" w:author="demon" w:date="2015-10-11T15:18:00Z">
                  <w:rPr>
                    <w:rFonts w:asciiTheme="minorEastAsia" w:eastAsiaTheme="minorEastAsia" w:hAnsiTheme="minorEastAsia"/>
                    <w:szCs w:val="21"/>
                  </w:rPr>
                </w:rPrChange>
              </w:rPr>
            </w:pPr>
            <w:r w:rsidRPr="00B940B5">
              <w:rPr>
                <w:rFonts w:asciiTheme="minorEastAsia" w:eastAsiaTheme="minorEastAsia" w:hAnsiTheme="minorEastAsia"/>
                <w:color w:val="auto"/>
                <w:kern w:val="2"/>
                <w:sz w:val="21"/>
                <w:szCs w:val="22"/>
                <w:rPrChange w:id="103" w:author="demon" w:date="2015-10-11T15:18:00Z">
                  <w:rPr>
                    <w:rFonts w:asciiTheme="minorEastAsia" w:eastAsiaTheme="minorEastAsia" w:hAnsiTheme="minorEastAsia"/>
                    <w:szCs w:val="21"/>
                  </w:rPr>
                </w:rPrChange>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15</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库存查看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04" w:author="庞云奎" w:date="2015-10-02T16:31: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05" w:author="庞云奎" w:date="2015-10-02T16:31: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中转中心仓库管理员，目标是能够快速清晰地查看库存情况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中转中心仓库管理员必须已经被识别和授权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ins w:id="106" w:author="庞云奎" w:date="2015-10-02T10:27:00Z">
              <w:r w:rsidRPr="00054BB3">
                <w:rPr>
                  <w:rFonts w:asciiTheme="minorEastAsia" w:eastAsiaTheme="minorEastAsia" w:hAnsiTheme="minorEastAsia"/>
                  <w:szCs w:val="21"/>
                </w:rPr>
                <w:t>无</w:t>
              </w:r>
            </w:ins>
            <w:del w:id="107" w:author="庞云奎" w:date="2015-10-02T10:27:00Z">
              <w:r w:rsidRPr="00054BB3" w:rsidDel="00446C5E">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08" w:author="庞云奎" w:date="2015-10-02T16:31:00Z"/>
                <w:rFonts w:asciiTheme="minorEastAsia" w:eastAsiaTheme="minorEastAsia" w:hAnsiTheme="minorEastAsia"/>
                <w:szCs w:val="21"/>
              </w:rPr>
            </w:pPr>
            <w:ins w:id="109" w:author="庞云奎" w:date="2015-10-02T16:31: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10" w:author="庞云奎" w:date="2015-10-02T16:31:00Z"/>
                <w:rFonts w:asciiTheme="minorEastAsia" w:eastAsiaTheme="minorEastAsia" w:hAnsiTheme="minorEastAsia"/>
                <w:szCs w:val="21"/>
              </w:rPr>
            </w:pPr>
            <w:ins w:id="111" w:author="庞云奎" w:date="2015-10-02T16:31: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054BB3">
            <w:pPr>
              <w:rPr>
                <w:rFonts w:asciiTheme="minorEastAsia" w:eastAsiaTheme="minorEastAsia" w:hAnsiTheme="minorEastAsia"/>
                <w:szCs w:val="21"/>
              </w:rPr>
            </w:pPr>
            <w:r>
              <w:rPr>
                <w:rFonts w:asciiTheme="minorEastAsia" w:eastAsiaTheme="minorEastAsia" w:hAnsiTheme="minorEastAsia"/>
                <w:szCs w:val="21"/>
              </w:rPr>
              <w:t>1.  中转中心仓库管理员从菜单中选择库存查看</w:t>
            </w:r>
          </w:p>
          <w:p w:rsidR="00DC4A1D" w:rsidRDefault="00DC4A1D" w:rsidP="00054BB3">
            <w:pPr>
              <w:rPr>
                <w:rFonts w:asciiTheme="minorEastAsia" w:eastAsiaTheme="minorEastAsia" w:hAnsiTheme="minorEastAsia"/>
                <w:szCs w:val="21"/>
              </w:rPr>
            </w:pPr>
            <w:r>
              <w:rPr>
                <w:rFonts w:asciiTheme="minorEastAsia" w:eastAsiaTheme="minorEastAsia" w:hAnsiTheme="minorEastAsia"/>
                <w:szCs w:val="21"/>
              </w:rPr>
              <w:t>2.  系统显示库存查看界面</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中转中心仓库管理员选择起始时间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4</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中转中心仓库管理员选择终止时间</w:t>
            </w:r>
          </w:p>
          <w:p w:rsidR="00880CFE" w:rsidRPr="00054BB3" w:rsidRDefault="00DC4A1D"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5</w:t>
            </w:r>
            <w:r w:rsidR="00467D93">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系统显示截止到终止时间还存在仓库中所有</w:t>
            </w:r>
            <w:r w:rsidR="00880CFE" w:rsidRPr="00054BB3">
              <w:rPr>
                <w:rFonts w:asciiTheme="minorEastAsia" w:eastAsiaTheme="minorEastAsia" w:hAnsiTheme="minorEastAsia" w:hint="eastAsia"/>
                <w:szCs w:val="21"/>
              </w:rPr>
              <w:t>快递的</w:t>
            </w:r>
            <w:ins w:id="112" w:author="庞云奎" w:date="2015-10-01T19:59:00Z">
              <w:r w:rsidR="00880CFE" w:rsidRPr="00054BB3">
                <w:rPr>
                  <w:rFonts w:asciiTheme="minorEastAsia" w:eastAsiaTheme="minorEastAsia" w:hAnsiTheme="minorEastAsia" w:hint="eastAsia"/>
                  <w:szCs w:val="21"/>
                </w:rPr>
                <w:t>编号</w:t>
              </w:r>
            </w:ins>
            <w:del w:id="113" w:author="庞云奎" w:date="2015-10-01T19:59:00Z">
              <w:r w:rsidR="00880CFE" w:rsidRPr="00054BB3" w:rsidDel="00840313">
                <w:rPr>
                  <w:rFonts w:asciiTheme="minorEastAsia" w:eastAsiaTheme="minorEastAsia" w:hAnsiTheme="minorEastAsia" w:hint="eastAsia"/>
                  <w:szCs w:val="21"/>
                </w:rPr>
                <w:delText>订单条形码</w:delText>
              </w:r>
            </w:del>
            <w:r w:rsidR="00880CFE" w:rsidRPr="00054BB3">
              <w:rPr>
                <w:rFonts w:asciiTheme="minorEastAsia" w:eastAsiaTheme="minorEastAsia" w:hAnsiTheme="minorEastAsia" w:hint="eastAsia"/>
                <w:szCs w:val="21"/>
              </w:rPr>
              <w:t>和该快递对应的位置（包括区、排、架、位）</w:t>
            </w:r>
          </w:p>
          <w:p w:rsidR="00880CFE" w:rsidRPr="00054BB3" w:rsidRDefault="00DC4A1D" w:rsidP="00054BB3">
            <w:pPr>
              <w:rPr>
                <w:rFonts w:asciiTheme="minorEastAsia" w:eastAsiaTheme="minorEastAsia" w:hAnsiTheme="minorEastAsia"/>
                <w:szCs w:val="21"/>
                <w:rPrChange w:id="114" w:author="庞云奎" w:date="2015-10-02T10:27:00Z">
                  <w:rPr/>
                </w:rPrChange>
              </w:rPr>
            </w:pPr>
            <w:r>
              <w:rPr>
                <w:rFonts w:asciiTheme="minorEastAsia" w:eastAsiaTheme="minorEastAsia" w:hAnsiTheme="minorEastAsia"/>
                <w:szCs w:val="21"/>
              </w:rPr>
              <w:t>6</w:t>
            </w:r>
            <w:r w:rsidR="00467D93">
              <w:rPr>
                <w:rFonts w:asciiTheme="minorEastAsia" w:eastAsiaTheme="minorEastAsia" w:hAnsiTheme="minorEastAsia"/>
                <w:szCs w:val="21"/>
              </w:rPr>
              <w:t xml:space="preserve">.  </w:t>
            </w:r>
            <w:r w:rsidR="00251FC0">
              <w:rPr>
                <w:rFonts w:asciiTheme="minorEastAsia" w:eastAsiaTheme="minorEastAsia" w:hAnsiTheme="minorEastAsia"/>
                <w:szCs w:val="21"/>
              </w:rPr>
              <w:t>系统计算并显示从起始到终止时间段内出库总数量、</w:t>
            </w:r>
            <w:r w:rsidR="00880CFE" w:rsidRPr="00054BB3">
              <w:rPr>
                <w:rFonts w:asciiTheme="minorEastAsia" w:eastAsiaTheme="minorEastAsia" w:hAnsiTheme="minorEastAsia"/>
                <w:szCs w:val="21"/>
              </w:rPr>
              <w:t>入库总数量</w:t>
            </w:r>
            <w:r w:rsidR="00251FC0">
              <w:rPr>
                <w:rFonts w:asciiTheme="minorEastAsia" w:eastAsiaTheme="minorEastAsia" w:hAnsiTheme="minorEastAsia"/>
                <w:szCs w:val="21"/>
              </w:rPr>
              <w:t>和库存数量</w:t>
            </w:r>
            <w:del w:id="115" w:author="庞云奎" w:date="2015-10-02T10:27:00Z">
              <w:r w:rsidR="00880CFE" w:rsidRPr="00054BB3" w:rsidDel="00446C5E">
                <w:rPr>
                  <w:rFonts w:asciiTheme="minorEastAsia" w:eastAsiaTheme="minorEastAsia" w:hAnsiTheme="minorEastAsia" w:hint="eastAsia"/>
                  <w:szCs w:val="21"/>
                  <w:rPrChange w:id="116" w:author="庞云奎" w:date="2015-10-02T10:27:00Z">
                    <w:rPr>
                      <w:rFonts w:hint="eastAsia"/>
                    </w:rPr>
                  </w:rPrChange>
                </w:rPr>
                <w:delText>系统记录</w:delText>
              </w:r>
              <w:r w:rsidR="00880CFE" w:rsidRPr="00054BB3" w:rsidDel="00446C5E">
                <w:rPr>
                  <w:rFonts w:asciiTheme="minorEastAsia" w:eastAsiaTheme="minorEastAsia" w:hAnsiTheme="minorEastAsia"/>
                  <w:szCs w:val="21"/>
                  <w:rPrChange w:id="117" w:author="庞云奎" w:date="2015-10-02T10:27:00Z">
                    <w:rPr/>
                  </w:rPrChange>
                </w:rPr>
                <w:delText>“</w:delText>
              </w:r>
              <w:r w:rsidR="00880CFE" w:rsidRPr="00054BB3" w:rsidDel="00446C5E">
                <w:rPr>
                  <w:rFonts w:asciiTheme="minorEastAsia" w:eastAsiaTheme="minorEastAsia" w:hAnsiTheme="minorEastAsia" w:hint="eastAsia"/>
                  <w:szCs w:val="21"/>
                  <w:rPrChange w:id="118" w:author="庞云奎" w:date="2015-10-02T10:27:00Z">
                    <w:rPr>
                      <w:rFonts w:hint="eastAsia"/>
                    </w:rPr>
                  </w:rPrChange>
                </w:rPr>
                <w:delText>库存查看</w:delText>
              </w:r>
              <w:r w:rsidR="00880CFE" w:rsidRPr="00054BB3" w:rsidDel="00446C5E">
                <w:rPr>
                  <w:rFonts w:asciiTheme="minorEastAsia" w:eastAsiaTheme="minorEastAsia" w:hAnsiTheme="minorEastAsia"/>
                  <w:szCs w:val="21"/>
                  <w:rPrChange w:id="119" w:author="庞云奎" w:date="2015-10-02T10:27:00Z">
                    <w:rPr/>
                  </w:rPrChange>
                </w:rPr>
                <w:delText>”</w:delText>
              </w:r>
              <w:r w:rsidR="00880CFE" w:rsidRPr="00054BB3" w:rsidDel="00446C5E">
                <w:rPr>
                  <w:rFonts w:asciiTheme="minorEastAsia" w:eastAsiaTheme="minorEastAsia" w:hAnsiTheme="minorEastAsia" w:hint="eastAsia"/>
                  <w:szCs w:val="21"/>
                  <w:rPrChange w:id="120" w:author="庞云奎" w:date="2015-10-02T10:27:00Z">
                    <w:rPr>
                      <w:rFonts w:hint="eastAsia"/>
                    </w:rPr>
                  </w:rPrChange>
                </w:rPr>
                <w:delText>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a.  中转中心仓库管理员选择的起始时间大于终止时间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系统提示起始时间大于终止时间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中转中心仓库管理员重新输入起始时间或终止时间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b.  中转中心仓库管理员未选择起始时间或起始时间早于系统最早记录时间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系统默认把起始时间改为系统最早有记录的时间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c.  中转中心仓库管理员未选择终止时间或终止时间晚于系统最新记录时间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系统默认把终止时间改为系统最新记录的时间</w:t>
            </w:r>
          </w:p>
          <w:p w:rsidR="00880CFE" w:rsidRPr="00054BB3" w:rsidRDefault="00DC4A1D" w:rsidP="00054BB3">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w:t>
            </w:r>
            <w:r>
              <w:rPr>
                <w:rFonts w:asciiTheme="minorEastAsia" w:eastAsiaTheme="minorEastAsia" w:hAnsiTheme="minorEastAsia"/>
                <w:szCs w:val="21"/>
              </w:rPr>
              <w:t>4</w:t>
            </w:r>
            <w:r w:rsidR="00880CFE" w:rsidRPr="00054BB3">
              <w:rPr>
                <w:rFonts w:asciiTheme="minorEastAsia" w:eastAsiaTheme="minorEastAsia" w:hAnsiTheme="minorEastAsia"/>
                <w:szCs w:val="21"/>
              </w:rPr>
              <w:t>d.</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中转中心仓库管理员未选择起始时间和终止时间</w:t>
            </w:r>
          </w:p>
          <w:p w:rsidR="00880CFE" w:rsidRPr="00054BB3" w:rsidRDefault="00D57492" w:rsidP="006C0393">
            <w:pPr>
              <w:spacing w:line="240" w:lineRule="auto"/>
              <w:ind w:leftChars="100" w:left="620" w:hangingChars="200" w:hanging="42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系统默认把起始时间改为系统最早记录的时间，并把终止时间改为系统最新记录的时间</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3-4</w:t>
            </w:r>
            <w:r w:rsidR="00880CFE" w:rsidRPr="00054BB3">
              <w:rPr>
                <w:rFonts w:asciiTheme="minorEastAsia" w:eastAsiaTheme="minorEastAsia" w:hAnsiTheme="minorEastAsia"/>
                <w:szCs w:val="21"/>
              </w:rPr>
              <w:t>e.</w:t>
            </w:r>
            <w:r w:rsidR="00880CFE" w:rsidRPr="00054BB3">
              <w:rPr>
                <w:rFonts w:asciiTheme="minorEastAsia" w:eastAsiaTheme="minorEastAsia" w:hAnsiTheme="minorEastAsia" w:hint="eastAsia"/>
                <w:szCs w:val="21"/>
              </w:rPr>
              <w:t xml:space="preserve">  </w:t>
            </w:r>
            <w:r w:rsidR="00880CFE" w:rsidRPr="00054BB3">
              <w:rPr>
                <w:rFonts w:asciiTheme="minorEastAsia" w:eastAsiaTheme="minorEastAsia" w:hAnsiTheme="minorEastAsia"/>
                <w:szCs w:val="21"/>
              </w:rPr>
              <w:t>中转中心仓库管理员选择的时间段与系统记录的时间没有交集</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系统提示时间段选择错误</w:t>
            </w:r>
          </w:p>
          <w:p w:rsidR="00880CFE" w:rsidRPr="00054BB3" w:rsidRDefault="006C507D"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2</w:t>
            </w:r>
            <w:r w:rsidR="00D57492">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中转中心仓库管理员重新输入起始时间和终止时间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w:t>
            </w:r>
            <w:r w:rsidR="006C0393">
              <w:rPr>
                <w:rFonts w:asciiTheme="minorEastAsia" w:eastAsiaTheme="minorEastAsia" w:hAnsiTheme="minorEastAsia"/>
                <w:szCs w:val="21"/>
              </w:rPr>
              <w:t>），日期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账户管理</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21" w:author="庞云奎" w:date="2015-10-02T16:32: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122" w:author="庞云奎" w:date="2015-10-02T16:33:00Z">
                  <w:rPr>
                    <w:rFonts w:eastAsiaTheme="minorEastAsia"/>
                  </w:rPr>
                </w:rPrChange>
              </w:rPr>
            </w:pPr>
            <w:r w:rsidRPr="00054BB3">
              <w:rPr>
                <w:rFonts w:asciiTheme="minorEastAsia" w:eastAsiaTheme="minorEastAsia" w:hAnsiTheme="minorEastAsia"/>
                <w:szCs w:val="21"/>
                <w:rPrChange w:id="123" w:author="庞云奎" w:date="2015-10-02T16:33:00Z">
                  <w:rPr/>
                </w:rPrChange>
              </w:rPr>
              <w:t>2015/9/27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124" w:author="庞云奎" w:date="2015-10-02T16:33:00Z">
                  <w:rPr>
                    <w:rFonts w:eastAsiaTheme="minorEastAsia"/>
                  </w:rPr>
                </w:rPrChange>
              </w:rPr>
            </w:pPr>
            <w:r w:rsidRPr="00054BB3">
              <w:rPr>
                <w:rFonts w:asciiTheme="minorEastAsia" w:eastAsiaTheme="minorEastAsia" w:hAnsiTheme="minorEastAsia" w:hint="eastAsia"/>
                <w:szCs w:val="21"/>
                <w:rPrChange w:id="125" w:author="庞云奎" w:date="2015-10-02T16:33:00Z">
                  <w:rPr>
                    <w:rFonts w:hint="eastAsia"/>
                  </w:rPr>
                </w:rPrChange>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Change w:id="126" w:author="庞云奎" w:date="2015-10-02T16:33:00Z">
                  <w:rPr>
                    <w:rFonts w:eastAsiaTheme="minorEastAsia"/>
                  </w:rPr>
                </w:rPrChange>
              </w:rPr>
            </w:pPr>
            <w:ins w:id="127" w:author="庞云奎" w:date="2015-10-02T16:32:00Z">
              <w:r w:rsidRPr="00054BB3">
                <w:rPr>
                  <w:rFonts w:asciiTheme="minorEastAsia" w:eastAsiaTheme="minorEastAsia" w:hAnsiTheme="minorEastAsia"/>
                  <w:szCs w:val="21"/>
                  <w:rPrChange w:id="128" w:author="庞云奎" w:date="2015-10-02T16:33:00Z">
                    <w:rPr/>
                  </w:rPrChange>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129" w:author="庞云奎" w:date="2015-09-30T22:47:00Z">
              <w:r w:rsidRPr="00054BB3">
                <w:rPr>
                  <w:rFonts w:asciiTheme="minorEastAsia" w:eastAsiaTheme="minorEastAsia" w:hAnsiTheme="minorEastAsia" w:hint="eastAsia"/>
                  <w:szCs w:val="21"/>
                </w:rPr>
                <w:t>，目标是</w:t>
              </w:r>
            </w:ins>
            <w:ins w:id="130" w:author="庞云奎" w:date="2015-09-30T22:50:00Z">
              <w:r w:rsidRPr="00054BB3">
                <w:rPr>
                  <w:rFonts w:asciiTheme="minorEastAsia" w:eastAsiaTheme="minorEastAsia" w:hAnsiTheme="minorEastAsia" w:hint="eastAsia"/>
                  <w:szCs w:val="21"/>
                </w:rPr>
                <w:t>方便地</w:t>
              </w:r>
            </w:ins>
            <w:ins w:id="131" w:author="庞云奎" w:date="2015-09-30T22:48:00Z">
              <w:r w:rsidRPr="00054BB3">
                <w:rPr>
                  <w:rFonts w:asciiTheme="minorEastAsia" w:eastAsiaTheme="minorEastAsia" w:hAnsiTheme="minorEastAsia" w:hint="eastAsia"/>
                  <w:szCs w:val="21"/>
                </w:rPr>
                <w:t>管理账户</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财务人员必须拥有最高权限</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如果财务人员增加账户，则系统保存增加的账户的属性；如果财务人员修改账户属性，则系统保存修改后账户名称和金额；系统记录操作到日志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880CFE">
            <w:pPr>
              <w:rPr>
                <w:rFonts w:asciiTheme="minorEastAsia" w:eastAsiaTheme="minorEastAsia" w:hAnsiTheme="minorEastAsia"/>
                <w:szCs w:val="21"/>
              </w:rPr>
            </w:pPr>
            <w:r>
              <w:rPr>
                <w:rFonts w:asciiTheme="minorEastAsia" w:eastAsiaTheme="minorEastAsia" w:hAnsiTheme="minorEastAsia"/>
                <w:szCs w:val="21"/>
              </w:rPr>
              <w:t xml:space="preserve">1.  </w:t>
            </w:r>
            <w:r w:rsidRPr="00DC4A1D">
              <w:rPr>
                <w:rFonts w:asciiTheme="minorEastAsia" w:eastAsiaTheme="minorEastAsia" w:hAnsiTheme="minorEastAsia"/>
                <w:szCs w:val="21"/>
              </w:rPr>
              <w:t>财务人员</w:t>
            </w:r>
            <w:r>
              <w:rPr>
                <w:rFonts w:asciiTheme="minorEastAsia" w:eastAsiaTheme="minorEastAsia" w:hAnsiTheme="minorEastAsia"/>
                <w:szCs w:val="21"/>
              </w:rPr>
              <w:t>从菜单中选择账户管理</w:t>
            </w:r>
          </w:p>
          <w:p w:rsidR="00DC4A1D" w:rsidRPr="00DC4A1D" w:rsidRDefault="00DC4A1D" w:rsidP="00880CFE">
            <w:pPr>
              <w:rPr>
                <w:rFonts w:asciiTheme="minorEastAsia" w:eastAsiaTheme="minorEastAsia" w:hAnsiTheme="minorEastAsia"/>
                <w:szCs w:val="21"/>
              </w:rPr>
            </w:pPr>
            <w:r>
              <w:rPr>
                <w:rFonts w:asciiTheme="minorEastAsia" w:eastAsiaTheme="minorEastAsia" w:hAnsiTheme="minorEastAsia"/>
                <w:szCs w:val="21"/>
              </w:rPr>
              <w:t>2.  系统显示账户管理界面</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hint="eastAsia"/>
                <w:b/>
                <w:szCs w:val="21"/>
              </w:rPr>
              <w:t>3.1</w:t>
            </w:r>
            <w:r w:rsidR="00880CFE" w:rsidRPr="00D126F8">
              <w:rPr>
                <w:rFonts w:asciiTheme="minorEastAsia" w:eastAsiaTheme="minorEastAsia" w:hAnsiTheme="minorEastAsia"/>
                <w:b/>
                <w:szCs w:val="21"/>
              </w:rPr>
              <w:t xml:space="preserve">  </w:t>
            </w:r>
            <w:r w:rsidR="00880CFE" w:rsidRPr="00D126F8">
              <w:rPr>
                <w:rFonts w:asciiTheme="minorEastAsia" w:eastAsiaTheme="minorEastAsia" w:hAnsiTheme="minorEastAsia" w:hint="eastAsia"/>
                <w:b/>
                <w:szCs w:val="21"/>
              </w:rPr>
              <w:t>增加账户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系统存储账户名，新建账户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财务人员输入收入金额和支出金额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系统计算并显示余额</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5.</w:t>
            </w:r>
            <w:r w:rsidRPr="00054BB3">
              <w:rPr>
                <w:rFonts w:asciiTheme="minorEastAsia" w:eastAsiaTheme="minorEastAsia" w:hAnsiTheme="minorEastAsia"/>
                <w:szCs w:val="21"/>
              </w:rPr>
              <w:t xml:space="preserve">  系统存储账户属性，包括账户名、金额和余额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132" w:author="庞云奎" w:date="2015-09-30T20:39: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w:t>
            </w:r>
            <w:ins w:id="133" w:author="庞云奎" w:date="2015-09-30T20:31:00Z">
              <w:r w:rsidRPr="00054BB3">
                <w:rPr>
                  <w:rFonts w:asciiTheme="minorEastAsia" w:eastAsiaTheme="minorEastAsia" w:hAnsiTheme="minorEastAsia"/>
                  <w:szCs w:val="21"/>
                </w:rPr>
                <w:t>要求</w:t>
              </w:r>
            </w:ins>
            <w:del w:id="134" w:author="庞云奎" w:date="2015-09-30T20:31:00Z">
              <w:r w:rsidRPr="00054BB3" w:rsidDel="002A20A7">
                <w:rPr>
                  <w:rFonts w:asciiTheme="minorEastAsia" w:eastAsiaTheme="minorEastAsia" w:hAnsiTheme="minorEastAsia"/>
                  <w:szCs w:val="21"/>
                </w:rPr>
                <w:delText>点击</w:delText>
              </w:r>
            </w:del>
            <w:r w:rsidRPr="00054BB3">
              <w:rPr>
                <w:rFonts w:asciiTheme="minorEastAsia" w:eastAsiaTheme="minorEastAsia" w:hAnsiTheme="minorEastAsia"/>
                <w:szCs w:val="21"/>
              </w:rPr>
              <w:t>“删除账户”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4.  系统删除账户</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3.3</w:t>
            </w:r>
            <w:r w:rsidR="00880CFE" w:rsidRPr="00D126F8">
              <w:rPr>
                <w:rFonts w:asciiTheme="minorEastAsia" w:eastAsiaTheme="minorEastAsia" w:hAnsiTheme="minorEastAsia"/>
                <w:b/>
                <w:szCs w:val="21"/>
              </w:rPr>
              <w:t xml:space="preserve">  修改账户属性</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135" w:author="庞云奎" w:date="2015-09-30T20:41: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系统显示账户信息，包括名称，收入、支出金额和余额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财务人员修改账户名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系统修改并保存账户名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5.  系统刷新并保存金额和余额信息</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3.4</w:t>
            </w:r>
            <w:r w:rsidR="00880CFE" w:rsidRPr="00D126F8">
              <w:rPr>
                <w:rFonts w:asciiTheme="minorEastAsia" w:eastAsiaTheme="minorEastAsia" w:hAnsiTheme="minorEastAsia"/>
                <w:b/>
                <w:szCs w:val="21"/>
              </w:rPr>
              <w:t xml:space="preserve">  查询账户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w:t>
            </w:r>
            <w:ins w:id="136" w:author="庞云奎" w:date="2015-09-30T20:43:00Z">
              <w:r w:rsidRPr="00054BB3">
                <w:rPr>
                  <w:rFonts w:asciiTheme="minorEastAsia" w:eastAsiaTheme="minorEastAsia" w:hAnsiTheme="minorEastAsia"/>
                  <w:szCs w:val="21"/>
                </w:rPr>
                <w:t>输入账户名</w:t>
              </w:r>
            </w:ins>
            <w:del w:id="137" w:author="庞云奎" w:date="2015-09-30T22:49:00Z">
              <w:r w:rsidRPr="00054BB3" w:rsidDel="00F123D4">
                <w:rPr>
                  <w:rFonts w:asciiTheme="minorEastAsia" w:eastAsiaTheme="minorEastAsia" w:hAnsiTheme="minorEastAsia"/>
                  <w:szCs w:val="21"/>
                </w:rPr>
                <w:delText>输入</w:delText>
              </w:r>
            </w:del>
            <w:ins w:id="138" w:author="庞云奎" w:date="2015-09-30T22:49:00Z">
              <w:r w:rsidRPr="00054BB3">
                <w:rPr>
                  <w:rFonts w:asciiTheme="minorEastAsia" w:eastAsiaTheme="minorEastAsia" w:hAnsiTheme="minorEastAsia"/>
                  <w:szCs w:val="21"/>
                </w:rPr>
                <w:t>或</w:t>
              </w:r>
            </w:ins>
            <w:r w:rsidRPr="00054BB3">
              <w:rPr>
                <w:rFonts w:asciiTheme="minorEastAsia" w:eastAsiaTheme="minorEastAsia" w:hAnsiTheme="minorEastAsia"/>
                <w:szCs w:val="21"/>
              </w:rPr>
              <w:t>账户名的关键字</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系统查看并显示所有相关账户名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  财务人员点击账户名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系统显示账户名、金额和余额</w:t>
            </w:r>
          </w:p>
          <w:p w:rsidR="00880CFE" w:rsidRPr="00054BB3"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hint="eastAsia"/>
                <w:szCs w:val="21"/>
              </w:rPr>
              <w:t>.  系统记录操作名称（增加账户、删除账户、修改账户、查询账户）和操作时间到日志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hint="eastAsia"/>
                <w:b/>
                <w:szCs w:val="21"/>
              </w:rPr>
              <w:t>3.1</w:t>
            </w:r>
            <w:r w:rsidR="00880CFE" w:rsidRPr="00D126F8">
              <w:rPr>
                <w:rFonts w:asciiTheme="minorEastAsia" w:eastAsiaTheme="minorEastAsia" w:hAnsiTheme="minorEastAsia"/>
                <w:b/>
                <w:szCs w:val="21"/>
              </w:rPr>
              <w:t xml:space="preserve">  </w:t>
            </w:r>
            <w:r w:rsidR="00880CFE" w:rsidRPr="00D126F8">
              <w:rPr>
                <w:rFonts w:asciiTheme="minorEastAsia" w:eastAsiaTheme="minorEastAsia" w:hAnsiTheme="minorEastAsia" w:hint="eastAsia"/>
                <w:b/>
                <w:szCs w:val="21"/>
              </w:rPr>
              <w:t>增加账户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财务人员重新输入账户名称</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1b.  财务人员</w:t>
            </w:r>
            <w:del w:id="139" w:author="庞云奎" w:date="2015-09-30T20:37:00Z">
              <w:r w:rsidRPr="00054BB3" w:rsidDel="007A0666">
                <w:rPr>
                  <w:rFonts w:asciiTheme="minorEastAsia" w:eastAsiaTheme="minorEastAsia" w:hAnsiTheme="minorEastAsia"/>
                  <w:szCs w:val="21"/>
                </w:rPr>
                <w:delText>未</w:delText>
              </w:r>
            </w:del>
            <w:r w:rsidRPr="00054BB3">
              <w:rPr>
                <w:rFonts w:asciiTheme="minorEastAsia" w:eastAsiaTheme="minorEastAsia" w:hAnsiTheme="minorEastAsia"/>
                <w:szCs w:val="21"/>
              </w:rPr>
              <w:t>输入账户名称</w:t>
            </w:r>
            <w:ins w:id="140" w:author="庞云奎" w:date="2015-09-30T20:37:00Z">
              <w:r w:rsidRPr="00054BB3">
                <w:rPr>
                  <w:rFonts w:asciiTheme="minorEastAsia" w:eastAsiaTheme="minorEastAsia" w:hAnsiTheme="minorEastAsia"/>
                  <w:szCs w:val="21"/>
                </w:rPr>
                <w:t>为空</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系统提示未输入账户名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财务人员输入账户名</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lastRenderedPageBreak/>
              <w:t>3a.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系统默认把金额改为正数</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删除账户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3.3</w:t>
            </w:r>
            <w:r w:rsidR="00880CFE" w:rsidRPr="00D126F8">
              <w:rPr>
                <w:rFonts w:asciiTheme="minorEastAsia" w:eastAsiaTheme="minorEastAsia" w:hAnsiTheme="minorEastAsia"/>
                <w:b/>
                <w:szCs w:val="21"/>
              </w:rPr>
              <w:t xml:space="preserve">  修改账户属性</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hint="eastAsia"/>
                <w:szCs w:val="21"/>
              </w:rPr>
              <w:t>1a</w:t>
            </w:r>
            <w:r w:rsidRPr="00054BB3">
              <w:rPr>
                <w:rFonts w:asciiTheme="minorEastAsia" w:eastAsiaTheme="minorEastAsia" w:hAnsiTheme="minorEastAsia"/>
                <w:szCs w:val="21"/>
              </w:rPr>
              <w:t>.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3a.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-4</w:t>
            </w:r>
            <w:r w:rsidRPr="00054BB3">
              <w:rPr>
                <w:rFonts w:asciiTheme="minorEastAsia" w:eastAsiaTheme="minorEastAsia" w:hAnsiTheme="minorEastAsia" w:hint="eastAsia"/>
                <w:szCs w:val="21"/>
              </w:rPr>
              <w:t>a</w:t>
            </w:r>
            <w:r w:rsidRPr="00054BB3">
              <w:rPr>
                <w:rFonts w:asciiTheme="minorEastAsia" w:eastAsiaTheme="minorEastAsia" w:hAnsiTheme="minorEastAsia"/>
                <w:szCs w:val="21"/>
              </w:rPr>
              <w:t>.  财务人员修改或添加收入、支出金额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系统计算并显示余额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3-4b.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 </w:t>
            </w:r>
            <w:r w:rsidRPr="00054BB3">
              <w:rPr>
                <w:rFonts w:asciiTheme="minorEastAsia" w:eastAsiaTheme="minorEastAsia" w:hAnsiTheme="minorEastAsia"/>
                <w:szCs w:val="21"/>
              </w:rPr>
              <w:t xml:space="preserve"> 系统默认把金额改为正数</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3.4</w:t>
            </w:r>
            <w:r w:rsidR="00880CFE" w:rsidRPr="00D126F8">
              <w:rPr>
                <w:rFonts w:asciiTheme="minorEastAsia" w:eastAsiaTheme="minorEastAsia" w:hAnsiTheme="minorEastAsia"/>
                <w:b/>
                <w:szCs w:val="21"/>
              </w:rPr>
              <w:t xml:space="preserve">  查询账户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在删除账户、修改账户属性、查找账户时，允许财务人员输入不完整的账户名，让系统模糊查找</w:t>
            </w:r>
          </w:p>
          <w:p w:rsidR="00880CFE" w:rsidRPr="00054BB3" w:rsidRDefault="00880CFE" w:rsidP="00085825">
            <w:pPr>
              <w:rPr>
                <w:rFonts w:asciiTheme="minorEastAsia" w:eastAsiaTheme="minorEastAsia" w:hAnsiTheme="minorEastAsia"/>
                <w:szCs w:val="21"/>
              </w:rPr>
            </w:pP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账户的余额不可修改，只能修改账户名和</w:t>
            </w:r>
            <w:r w:rsidR="00085825">
              <w:rPr>
                <w:rFonts w:asciiTheme="minorEastAsia" w:eastAsiaTheme="minorEastAsia" w:hAnsiTheme="minorEastAsia"/>
                <w:szCs w:val="21"/>
              </w:rPr>
              <w:t>收入、支出</w:t>
            </w:r>
            <w:r w:rsidRPr="00054BB3">
              <w:rPr>
                <w:rFonts w:asciiTheme="minorEastAsia" w:eastAsiaTheme="minorEastAsia" w:hAnsiTheme="minorEastAsia"/>
                <w:szCs w:val="21"/>
              </w:rPr>
              <w:t>金额</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合计收款单</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41"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42"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财务人员，目标是方便地查看收款单并计算收入</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4056B0">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财务人员必须已经被识别并授权，且收款单已经被总经理审批通过</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43" w:author="庞云奎" w:date="2015-10-02T16:33:00Z"/>
                <w:rFonts w:asciiTheme="minorEastAsia" w:eastAsiaTheme="minorEastAsia" w:hAnsiTheme="minorEastAsia"/>
                <w:szCs w:val="21"/>
              </w:rPr>
            </w:pPr>
            <w:ins w:id="144"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45" w:author="庞云奎" w:date="2015-10-02T16:33:00Z"/>
                <w:rFonts w:asciiTheme="minorEastAsia" w:eastAsiaTheme="minorEastAsia" w:hAnsiTheme="minorEastAsia"/>
                <w:szCs w:val="21"/>
              </w:rPr>
            </w:pPr>
            <w:ins w:id="146" w:author="庞云奎" w:date="2015-10-02T16:33: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财务人员从菜单中选择合计收款单功能</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系统显示合计界面</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3.1  </w:t>
            </w:r>
            <w:r w:rsidR="00880CFE" w:rsidRPr="00D126F8">
              <w:rPr>
                <w:rFonts w:asciiTheme="minorEastAsia" w:eastAsiaTheme="minorEastAsia" w:hAnsiTheme="minorEastAsia"/>
                <w:b/>
                <w:szCs w:val="21"/>
              </w:rPr>
              <w:t xml:space="preserve"> 财务人员选择营业厅</w:t>
            </w:r>
            <w:r w:rsidR="00880CFE" w:rsidRPr="00D126F8">
              <w:rPr>
                <w:rFonts w:asciiTheme="minorEastAsia" w:eastAsiaTheme="minorEastAsia" w:hAnsiTheme="minorEastAsia" w:hint="eastAsia"/>
                <w:b/>
                <w:szCs w:val="21"/>
              </w:rPr>
              <w:t>，但未选择日期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系统显示该操作当天营业厅的所有收款单，并计算收款单的总额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3.2</w:t>
            </w:r>
            <w:r w:rsidR="00880CFE" w:rsidRPr="00D126F8">
              <w:rPr>
                <w:rFonts w:asciiTheme="minorEastAsia" w:eastAsiaTheme="minorEastAsia" w:hAnsiTheme="minorEastAsia"/>
                <w:b/>
                <w:szCs w:val="21"/>
              </w:rPr>
              <w:t xml:space="preserve">  </w:t>
            </w:r>
            <w:r>
              <w:rPr>
                <w:rFonts w:asciiTheme="minorEastAsia" w:eastAsiaTheme="minorEastAsia" w:hAnsiTheme="minorEastAsia"/>
                <w:b/>
                <w:szCs w:val="21"/>
              </w:rPr>
              <w:t xml:space="preserve"> </w:t>
            </w:r>
            <w:r w:rsidR="00880CFE" w:rsidRPr="00D126F8">
              <w:rPr>
                <w:rFonts w:asciiTheme="minorEastAsia" w:eastAsiaTheme="minorEastAsia" w:hAnsiTheme="minorEastAsia"/>
                <w:b/>
                <w:szCs w:val="21"/>
              </w:rPr>
              <w:t>财务人员选择日期</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系统显示当天所有营业厅的所有收款单，并计算收款单的总额</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3.3 </w:t>
            </w:r>
            <w:r w:rsidR="00880CFE" w:rsidRPr="00D126F8">
              <w:rPr>
                <w:rFonts w:asciiTheme="minorEastAsia" w:eastAsiaTheme="minorEastAsia" w:hAnsiTheme="minorEastAsia"/>
                <w:b/>
                <w:szCs w:val="21"/>
              </w:rPr>
              <w:t xml:space="preserve">  财务人员选择日期和营业厅</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w:t>
            </w:r>
            <w:r w:rsidRPr="00054BB3">
              <w:rPr>
                <w:rFonts w:asciiTheme="minorEastAsia" w:eastAsiaTheme="minorEastAsia" w:hAnsiTheme="minorEastAsia"/>
                <w:szCs w:val="21"/>
              </w:rPr>
              <w:t xml:space="preserve"> 1</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系统显示该日期营业厅的所有收款单，并计算收款单的总额</w:t>
            </w:r>
          </w:p>
          <w:p w:rsidR="00880CFE" w:rsidRPr="00054BB3" w:rsidRDefault="00880CFE" w:rsidP="00880CFE">
            <w:pPr>
              <w:rPr>
                <w:rFonts w:asciiTheme="minorEastAsia" w:eastAsiaTheme="minorEastAsia" w:hAnsiTheme="minorEastAsia"/>
                <w:szCs w:val="21"/>
              </w:rPr>
            </w:pP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系统记录“合计收款单”和操作时间到日志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财务人员选择日期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选择的日期超出系统记录的范围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3</w:t>
            </w:r>
            <w:r w:rsidR="00880CFE" w:rsidRPr="00D126F8">
              <w:rPr>
                <w:rFonts w:asciiTheme="minorEastAsia" w:eastAsiaTheme="minorEastAsia" w:hAnsiTheme="minorEastAsia"/>
                <w:b/>
                <w:szCs w:val="21"/>
              </w:rPr>
              <w:t>.3</w:t>
            </w:r>
            <w:r>
              <w:rPr>
                <w:rFonts w:asciiTheme="minorEastAsia" w:eastAsiaTheme="minorEastAsia" w:hAnsiTheme="minorEastAsia"/>
                <w:b/>
                <w:szCs w:val="21"/>
              </w:rPr>
              <w:t xml:space="preserve"> </w:t>
            </w:r>
            <w:r w:rsidR="00880CFE" w:rsidRPr="00D126F8">
              <w:rPr>
                <w:rFonts w:asciiTheme="minorEastAsia" w:eastAsiaTheme="minorEastAsia" w:hAnsiTheme="minorEastAsia"/>
                <w:b/>
                <w:szCs w:val="21"/>
              </w:rPr>
              <w:t xml:space="preserve">  财务人员选择日期和营业厅</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  财务人员选择的日期超出系统记录的范围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del w:id="147" w:author="庞云奎" w:date="2015-09-30T20:53:00Z">
              <w:r w:rsidRPr="00054BB3" w:rsidDel="002A029B">
                <w:rPr>
                  <w:rFonts w:asciiTheme="minorEastAsia" w:eastAsiaTheme="minorEastAsia" w:hAnsiTheme="minorEastAsia"/>
                  <w:szCs w:val="21"/>
                </w:rPr>
                <w:delText>1.  营业厅</w:delText>
              </w:r>
            </w:del>
            <w:del w:id="148" w:author="庞云奎" w:date="2015-09-30T20:52:00Z">
              <w:r w:rsidRPr="00054BB3" w:rsidDel="002A029B">
                <w:rPr>
                  <w:rFonts w:asciiTheme="minorEastAsia" w:eastAsiaTheme="minorEastAsia" w:hAnsiTheme="minorEastAsia"/>
                  <w:szCs w:val="21"/>
                </w:rPr>
                <w:delText>的选择使用复选框</w:delText>
              </w:r>
            </w:del>
            <w:r w:rsidRPr="00054BB3">
              <w:rPr>
                <w:rFonts w:asciiTheme="minorEastAsia" w:eastAsiaTheme="minorEastAsia" w:hAnsiTheme="minorEastAsia"/>
                <w:szCs w:val="21"/>
              </w:rPr>
              <w:t>1.  营业厅名称与总经理“人员机构管理”用例中输入的机构名称相同并保持同步</w:t>
            </w:r>
          </w:p>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3.  年份区间为：由最早的收款单和最新的收款单记录的年份决定的区间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4.  日期默认值为财务人员操作当天系统的日期</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生成统计分析</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49"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50"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财务人员，目标是查看公司经营情况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ins w:id="151" w:author="庞云奎" w:date="2015-09-30T20:14:00Z">
              <w:r w:rsidRPr="00054BB3">
                <w:rPr>
                  <w:rFonts w:asciiTheme="minorEastAsia" w:eastAsiaTheme="minorEastAsia" w:hAnsiTheme="minorEastAsia"/>
                  <w:szCs w:val="21"/>
                </w:rPr>
                <w:t>，且</w:t>
              </w:r>
            </w:ins>
            <w:ins w:id="152" w:author="庞云奎" w:date="2015-09-30T20:15:00Z">
              <w:r w:rsidRPr="00054BB3">
                <w:rPr>
                  <w:rFonts w:asciiTheme="minorEastAsia" w:eastAsiaTheme="minorEastAsia" w:hAnsiTheme="minorEastAsia"/>
                  <w:szCs w:val="21"/>
                </w:rPr>
                <w:t>收款单和付款单已经被总经理审批通过</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系统保存统计分析</w:t>
            </w:r>
            <w:ins w:id="153" w:author="庞云奎" w:date="2015-10-02T11:12:00Z">
              <w:r w:rsidRPr="00054BB3">
                <w:rPr>
                  <w:rFonts w:asciiTheme="minorEastAsia" w:eastAsiaTheme="minorEastAsia" w:hAnsiTheme="minorEastAsia"/>
                  <w:szCs w:val="21"/>
                </w:rPr>
                <w:t>表格</w:t>
              </w:r>
            </w:ins>
            <w:del w:id="154" w:author="庞云奎" w:date="2015-10-02T11:12:00Z">
              <w:r w:rsidRPr="00054BB3" w:rsidDel="002E3D5D">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55" w:author="庞云奎" w:date="2015-10-02T16:33:00Z"/>
                <w:rFonts w:asciiTheme="minorEastAsia" w:eastAsiaTheme="minorEastAsia" w:hAnsiTheme="minorEastAsia"/>
                <w:szCs w:val="21"/>
              </w:rPr>
            </w:pPr>
            <w:ins w:id="156"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57" w:author="庞云奎" w:date="2015-10-02T16:33:00Z"/>
                <w:rFonts w:asciiTheme="minorEastAsia" w:eastAsiaTheme="minorEastAsia" w:hAnsiTheme="minorEastAsia"/>
                <w:szCs w:val="21"/>
              </w:rPr>
            </w:pPr>
            <w:ins w:id="158" w:author="庞云奎" w:date="2015-10-02T16:34: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 xml:space="preserve">1.  </w:t>
            </w:r>
            <w:r w:rsidRPr="00DC4A1D">
              <w:rPr>
                <w:rFonts w:asciiTheme="minorEastAsia" w:eastAsiaTheme="minorEastAsia" w:hAnsiTheme="minorEastAsia"/>
                <w:szCs w:val="21"/>
              </w:rPr>
              <w:t>财务人员</w:t>
            </w:r>
            <w:r>
              <w:rPr>
                <w:rFonts w:asciiTheme="minorEastAsia" w:eastAsiaTheme="minorEastAsia" w:hAnsiTheme="minorEastAsia"/>
                <w:szCs w:val="21"/>
              </w:rPr>
              <w:t>从菜单中选择生成统计分析</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系统显示生成成本收益表和经营状态表两个选择</w:t>
            </w:r>
          </w:p>
          <w:p w:rsidR="00880CFE"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3.1 </w:t>
            </w:r>
            <w:r w:rsidR="00880CFE" w:rsidRPr="00D126F8">
              <w:rPr>
                <w:rFonts w:asciiTheme="minorEastAsia" w:eastAsiaTheme="minorEastAsia" w:hAnsiTheme="minorEastAsia"/>
                <w:b/>
                <w:szCs w:val="21"/>
              </w:rPr>
              <w:t xml:space="preserve">  生成成本收益表</w:t>
            </w:r>
          </w:p>
          <w:p w:rsidR="00DC4A1D" w:rsidRPr="00DC4A1D" w:rsidRDefault="00DC4A1D" w:rsidP="00DC4A1D">
            <w:pPr>
              <w:spacing w:line="240" w:lineRule="auto"/>
              <w:rPr>
                <w:rFonts w:asciiTheme="minorEastAsia" w:eastAsiaTheme="minorEastAsia" w:hAnsiTheme="minorEastAsia"/>
                <w:szCs w:val="21"/>
              </w:rPr>
            </w:pPr>
            <w:r>
              <w:rPr>
                <w:rFonts w:asciiTheme="minorEastAsia" w:eastAsiaTheme="minorEastAsia" w:hAnsiTheme="minorEastAsia" w:hint="eastAsia"/>
                <w:b/>
                <w:szCs w:val="21"/>
              </w:rPr>
              <w:t xml:space="preserve"> </w:t>
            </w:r>
            <w:r>
              <w:rPr>
                <w:rFonts w:asciiTheme="minorEastAsia" w:eastAsiaTheme="minorEastAsia" w:hAnsiTheme="minorEastAsia"/>
                <w:b/>
                <w:szCs w:val="21"/>
              </w:rPr>
              <w:t xml:space="preserve"> </w:t>
            </w:r>
            <w:r w:rsidRPr="00DC4A1D">
              <w:rPr>
                <w:rFonts w:asciiTheme="minorEastAsia" w:eastAsiaTheme="minorEastAsia" w:hAnsiTheme="minorEastAsia"/>
                <w:szCs w:val="21"/>
              </w:rPr>
              <w:t>1.</w:t>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sidRPr="00DC4A1D">
              <w:rPr>
                <w:rFonts w:asciiTheme="minorEastAsia" w:eastAsiaTheme="minorEastAsia" w:hAnsiTheme="minorEastAsia"/>
                <w:szCs w:val="21"/>
              </w:rPr>
              <w:t>财务人员</w:t>
            </w:r>
            <w:r>
              <w:rPr>
                <w:rFonts w:asciiTheme="minorEastAsia" w:eastAsiaTheme="minorEastAsia" w:hAnsiTheme="minorEastAsia"/>
                <w:szCs w:val="21"/>
              </w:rPr>
              <w:t>选择生成成本收益表</w:t>
            </w:r>
          </w:p>
          <w:p w:rsidR="00880CFE" w:rsidRPr="00054BB3" w:rsidRDefault="00880CFE" w:rsidP="006C0393">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00DC4A1D">
              <w:rPr>
                <w:rFonts w:asciiTheme="minorEastAsia" w:eastAsiaTheme="minorEastAsia" w:hAnsiTheme="minorEastAsia"/>
                <w:szCs w:val="21"/>
              </w:rPr>
              <w:t>2</w:t>
            </w:r>
            <w:r w:rsidRPr="00054BB3">
              <w:rPr>
                <w:rFonts w:asciiTheme="minorEastAsia" w:eastAsiaTheme="minorEastAsia" w:hAnsiTheme="minorEastAsia"/>
                <w:szCs w:val="21"/>
              </w:rPr>
              <w:t>.  系统显示截至当前日期每个月的收入（根据收款单）和支出（根据付款单），计算并显示利润</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 xml:space="preserve">  系统计算并显示总收入、总成本、总利润</w:t>
            </w:r>
          </w:p>
          <w:p w:rsidR="00880CFE"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生成经营情况表</w:t>
            </w:r>
          </w:p>
          <w:p w:rsidR="00DC4A1D" w:rsidRDefault="00DC4A1D" w:rsidP="00DC4A1D">
            <w:pPr>
              <w:ind w:firstLineChars="100" w:firstLine="210"/>
              <w:rPr>
                <w:rFonts w:asciiTheme="minorEastAsia" w:eastAsiaTheme="minorEastAsia" w:hAnsiTheme="minorEastAsia"/>
                <w:szCs w:val="21"/>
              </w:rPr>
            </w:pPr>
            <w:r w:rsidRPr="00DC4A1D">
              <w:rPr>
                <w:rFonts w:asciiTheme="minorEastAsia" w:eastAsiaTheme="minorEastAsia" w:hAnsiTheme="minorEastAsia"/>
                <w:szCs w:val="21"/>
              </w:rPr>
              <w:t>1.</w:t>
            </w: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r w:rsidRPr="00DC4A1D">
              <w:rPr>
                <w:rFonts w:asciiTheme="minorEastAsia" w:eastAsiaTheme="minorEastAsia" w:hAnsiTheme="minorEastAsia"/>
                <w:szCs w:val="21"/>
              </w:rPr>
              <w:t>财务人员</w:t>
            </w:r>
            <w:r>
              <w:rPr>
                <w:rFonts w:asciiTheme="minorEastAsia" w:eastAsiaTheme="minorEastAsia" w:hAnsiTheme="minorEastAsia"/>
                <w:szCs w:val="21"/>
              </w:rPr>
              <w:t>选择生成成本收益表</w:t>
            </w:r>
          </w:p>
          <w:p w:rsidR="00DC4A1D" w:rsidRPr="00D126F8" w:rsidRDefault="00DC4A1D" w:rsidP="00DC4A1D">
            <w:pPr>
              <w:ind w:firstLineChars="100" w:firstLine="210"/>
              <w:rPr>
                <w:rFonts w:asciiTheme="minorEastAsia" w:eastAsiaTheme="minorEastAsia" w:hAnsiTheme="minorEastAsia"/>
                <w:b/>
                <w:szCs w:val="21"/>
              </w:rPr>
            </w:pPr>
            <w:r>
              <w:rPr>
                <w:rFonts w:asciiTheme="minorEastAsia" w:eastAsiaTheme="minorEastAsia" w:hAnsiTheme="minorEastAsia"/>
                <w:szCs w:val="21"/>
              </w:rPr>
              <w:t>2.  系统显示开始日期和终止日期的选择界面</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00DC4A1D">
              <w:rPr>
                <w:rFonts w:asciiTheme="minorEastAsia" w:eastAsiaTheme="minorEastAsia" w:hAnsiTheme="minorEastAsia"/>
                <w:szCs w:val="21"/>
              </w:rPr>
              <w:t>3</w:t>
            </w:r>
            <w:r w:rsidRPr="00054BB3">
              <w:rPr>
                <w:rFonts w:asciiTheme="minorEastAsia" w:eastAsiaTheme="minorEastAsia" w:hAnsiTheme="minorEastAsia"/>
                <w:szCs w:val="21"/>
              </w:rPr>
              <w:t>.  财务人员选择开始日期和终止日期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4</w:t>
            </w:r>
            <w:r w:rsidR="00880CFE" w:rsidRPr="00054BB3">
              <w:rPr>
                <w:rFonts w:asciiTheme="minorEastAsia" w:eastAsiaTheme="minorEastAsia" w:hAnsiTheme="minorEastAsia" w:hint="eastAsia"/>
                <w:szCs w:val="21"/>
              </w:rPr>
              <w:t>.</w:t>
            </w:r>
            <w:r w:rsidR="00880CFE" w:rsidRPr="00054BB3">
              <w:rPr>
                <w:rFonts w:asciiTheme="minorEastAsia" w:eastAsiaTheme="minorEastAsia" w:hAnsiTheme="minorEastAsia"/>
                <w:szCs w:val="21"/>
              </w:rPr>
              <w:t xml:space="preserve">  系统显示从开始日期到终止日期所有的收款单和付款单</w:t>
            </w:r>
          </w:p>
          <w:p w:rsidR="00880CFE" w:rsidRPr="00054BB3" w:rsidRDefault="00880CFE" w:rsidP="00880CFE">
            <w:pPr>
              <w:rPr>
                <w:rFonts w:asciiTheme="minorEastAsia" w:eastAsiaTheme="minorEastAsia" w:hAnsiTheme="minorEastAsia"/>
                <w:szCs w:val="21"/>
              </w:rPr>
            </w:pPr>
          </w:p>
          <w:p w:rsidR="00880CFE" w:rsidRPr="00054BB3" w:rsidDel="002E3D5D" w:rsidRDefault="00DC4A1D" w:rsidP="00880CFE">
            <w:pPr>
              <w:rPr>
                <w:del w:id="159" w:author="庞云奎" w:date="2015-10-02T11:12:00Z"/>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系统保存表格</w:t>
            </w:r>
          </w:p>
          <w:p w:rsidR="00880CFE" w:rsidRPr="00054BB3" w:rsidRDefault="00880CFE" w:rsidP="00880CFE">
            <w:pPr>
              <w:rPr>
                <w:rFonts w:asciiTheme="minorEastAsia" w:eastAsiaTheme="minorEastAsia" w:hAnsiTheme="minorEastAsia"/>
                <w:szCs w:val="21"/>
              </w:rPr>
            </w:pPr>
            <w:del w:id="160" w:author="庞云奎" w:date="2015-10-02T11:12:00Z">
              <w:r w:rsidRPr="00054BB3" w:rsidDel="002E3D5D">
                <w:rPr>
                  <w:rFonts w:asciiTheme="minorEastAsia" w:eastAsiaTheme="minorEastAsia" w:hAnsiTheme="minorEastAsia"/>
                  <w:szCs w:val="21"/>
                </w:rPr>
                <w:delText>3.  系统记录“生成统计分析”和操作时间到日志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DC4A1D" w:rsidP="00880CFE">
            <w:pPr>
              <w:rPr>
                <w:rFonts w:asciiTheme="minorEastAsia" w:eastAsiaTheme="minorEastAsia" w:hAnsiTheme="minorEastAsia"/>
                <w:b/>
                <w:szCs w:val="21"/>
              </w:rPr>
            </w:pPr>
            <w:r>
              <w:rPr>
                <w:rFonts w:asciiTheme="minorEastAsia" w:eastAsiaTheme="minorEastAsia" w:hAnsiTheme="minorEastAsia"/>
                <w:b/>
                <w:szCs w:val="21"/>
              </w:rPr>
              <w:t xml:space="preserve">3.2 </w:t>
            </w:r>
            <w:r w:rsidR="00880CFE" w:rsidRPr="00D126F8">
              <w:rPr>
                <w:rFonts w:asciiTheme="minorEastAsia" w:eastAsiaTheme="minorEastAsia" w:hAnsiTheme="minorEastAsia"/>
                <w:b/>
                <w:szCs w:val="21"/>
              </w:rPr>
              <w:t xml:space="preserve">  生成经营情况表</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a.  财务人员未选择开始日期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系统默认开始日期为最早收款单记录的日期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b.  财务人员未选择终止日期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系统默认终止日期为最新收款单记录的日期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szCs w:val="21"/>
              </w:rPr>
              <w:t>c.  财务人员未选择开始日期和终止日期</w:t>
            </w:r>
          </w:p>
          <w:p w:rsidR="00880CFE" w:rsidRPr="00054BB3" w:rsidRDefault="00880CFE" w:rsidP="00D126F8">
            <w:pPr>
              <w:spacing w:line="240" w:lineRule="auto"/>
              <w:ind w:left="840" w:hangingChars="400" w:hanging="840"/>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系统默认开始日期为最早收款单记录的日期，终止日期为最新收款单记录的日期</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d</w:t>
            </w:r>
            <w:r w:rsidR="00880CFE" w:rsidRPr="00054BB3">
              <w:rPr>
                <w:rFonts w:asciiTheme="minorEastAsia" w:eastAsiaTheme="minorEastAsia" w:hAnsiTheme="minorEastAsia"/>
                <w:szCs w:val="21"/>
              </w:rPr>
              <w:t>.  财务人员选择的开始时间大于终止时间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1.  系统提示开始时间大于终止时间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中转中心仓库管理员重新输入开始时间或终止时间</w:t>
            </w:r>
          </w:p>
          <w:p w:rsidR="00880CFE" w:rsidRPr="00054BB3" w:rsidRDefault="00DC4A1D" w:rsidP="00880CFE">
            <w:pPr>
              <w:rPr>
                <w:rFonts w:asciiTheme="minorEastAsia" w:eastAsiaTheme="minorEastAsia" w:hAnsiTheme="minorEastAsia"/>
                <w:szCs w:val="21"/>
              </w:rPr>
            </w:pPr>
            <w:r>
              <w:rPr>
                <w:rFonts w:asciiTheme="minorEastAsia" w:eastAsiaTheme="minorEastAsia" w:hAnsiTheme="minorEastAsia" w:hint="eastAsia"/>
                <w:szCs w:val="21"/>
              </w:rPr>
              <w:t xml:space="preserve">  3</w:t>
            </w:r>
            <w:r w:rsidR="00880CFE" w:rsidRPr="00054BB3">
              <w:rPr>
                <w:rFonts w:asciiTheme="minorEastAsia" w:eastAsiaTheme="minorEastAsia" w:hAnsiTheme="minorEastAsia" w:hint="eastAsia"/>
                <w:szCs w:val="21"/>
              </w:rPr>
              <w:t>e</w:t>
            </w:r>
            <w:r w:rsidR="00880CFE" w:rsidRPr="00054BB3">
              <w:rPr>
                <w:rFonts w:asciiTheme="minorEastAsia" w:eastAsiaTheme="minorEastAsia" w:hAnsiTheme="minorEastAsia"/>
                <w:szCs w:val="21"/>
              </w:rPr>
              <w:t>.  财务人员选择的时间段与系统记录的时间没有交集</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1.</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系统提示时间段选择错误</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0152B">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19</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期初建账</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61" w:author="庞云奎" w:date="2015-10-02T16:34: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62"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163" w:author="庞云奎" w:date="2015-09-30T22:49:00Z">
              <w:r w:rsidRPr="00054BB3">
                <w:rPr>
                  <w:rFonts w:asciiTheme="minorEastAsia" w:eastAsiaTheme="minorEastAsia" w:hAnsiTheme="minorEastAsia" w:hint="eastAsia"/>
                  <w:szCs w:val="21"/>
                </w:rPr>
                <w:t>，目标是新建一套账</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056B0" w:rsidP="00880CFE">
            <w:pPr>
              <w:rPr>
                <w:rFonts w:asciiTheme="minorEastAsia" w:eastAsiaTheme="minorEastAsia" w:hAnsiTheme="minorEastAsia"/>
                <w:szCs w:val="21"/>
              </w:rPr>
            </w:pPr>
            <w:r>
              <w:rPr>
                <w:rFonts w:asciiTheme="minorEastAsia" w:eastAsiaTheme="minorEastAsia" w:hAnsiTheme="minorEastAsia"/>
                <w:szCs w:val="21"/>
              </w:rPr>
              <w:t>公司初次使用该系统或更新公司信息</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系统保存期初信息，包括</w:t>
            </w:r>
            <w:r w:rsidRPr="00054BB3">
              <w:rPr>
                <w:rFonts w:asciiTheme="minorEastAsia" w:eastAsiaTheme="minorEastAsia" w:hAnsiTheme="minorEastAsia" w:hint="eastAsia"/>
                <w:szCs w:val="21"/>
              </w:rPr>
              <w:t>机构、人员、车辆、库存、 银行账户信息（名称，余额）</w:t>
            </w: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64" w:author="庞云奎" w:date="2015-10-02T16:34:00Z"/>
                <w:rFonts w:asciiTheme="minorEastAsia" w:eastAsiaTheme="minorEastAsia" w:hAnsiTheme="minorEastAsia"/>
                <w:szCs w:val="21"/>
              </w:rPr>
            </w:pPr>
            <w:ins w:id="165" w:author="庞云奎" w:date="2015-10-02T16:34: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66" w:author="庞云奎" w:date="2015-10-02T16:34:00Z"/>
                <w:rFonts w:asciiTheme="minorEastAsia" w:eastAsiaTheme="minorEastAsia" w:hAnsiTheme="minorEastAsia"/>
                <w:szCs w:val="21"/>
              </w:rPr>
            </w:pPr>
            <w:ins w:id="167" w:author="庞云奎" w:date="2015-10-02T16:34: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财务人员从菜单中选择期初建账</w:t>
            </w:r>
          </w:p>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2.  系统显示期初建账界面</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3</w:t>
            </w:r>
            <w:r w:rsidR="00880CFE" w:rsidRPr="00054BB3">
              <w:rPr>
                <w:rFonts w:asciiTheme="minorEastAsia" w:eastAsiaTheme="minorEastAsia" w:hAnsiTheme="minorEastAsia"/>
                <w:szCs w:val="21"/>
              </w:rPr>
              <w:t>.  财务人员</w:t>
            </w:r>
            <w:del w:id="168" w:author="庞云奎" w:date="2015-09-30T20:57:00Z">
              <w:r w:rsidR="00880CFE" w:rsidRPr="00054BB3" w:rsidDel="002A029B">
                <w:rPr>
                  <w:rFonts w:asciiTheme="minorEastAsia" w:eastAsiaTheme="minorEastAsia" w:hAnsiTheme="minorEastAsia"/>
                  <w:szCs w:val="21"/>
                </w:rPr>
                <w:delText>点击期初建账</w:delText>
              </w:r>
            </w:del>
            <w:ins w:id="169" w:author="庞云奎" w:date="2015-09-30T20:57:00Z">
              <w:r w:rsidR="00880CFE" w:rsidRPr="00054BB3">
                <w:rPr>
                  <w:rFonts w:asciiTheme="minorEastAsia" w:eastAsiaTheme="minorEastAsia" w:hAnsiTheme="minorEastAsia"/>
                  <w:szCs w:val="21"/>
                </w:rPr>
                <w:t>建一套</w:t>
              </w:r>
            </w:ins>
            <w:ins w:id="170" w:author="庞云奎" w:date="2015-09-30T20:58:00Z">
              <w:r w:rsidR="00880CFE" w:rsidRPr="00054BB3">
                <w:rPr>
                  <w:rFonts w:asciiTheme="minorEastAsia" w:eastAsiaTheme="minorEastAsia" w:hAnsiTheme="minorEastAsia"/>
                  <w:szCs w:val="21"/>
                </w:rPr>
                <w:t>新账</w:t>
              </w:r>
            </w:ins>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  系统显示新建的账</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  财务人员输入</w:t>
            </w:r>
            <w:r w:rsidR="00880CFE" w:rsidRPr="00054BB3">
              <w:rPr>
                <w:rFonts w:asciiTheme="minorEastAsia" w:eastAsiaTheme="minorEastAsia" w:hAnsiTheme="minorEastAsia" w:hint="eastAsia"/>
                <w:szCs w:val="21"/>
              </w:rPr>
              <w:t>机构、人员、车辆、库存、 银行账户信息（名称，余额）</w:t>
            </w:r>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6</w:t>
            </w:r>
            <w:r w:rsidR="00880CFE" w:rsidRPr="00054BB3">
              <w:rPr>
                <w:rFonts w:asciiTheme="minorEastAsia" w:eastAsiaTheme="minorEastAsia" w:hAnsiTheme="minorEastAsia"/>
                <w:szCs w:val="21"/>
              </w:rPr>
              <w:t>.  系统保存</w:t>
            </w:r>
            <w:r w:rsidR="00880CFE" w:rsidRPr="00054BB3">
              <w:rPr>
                <w:rFonts w:asciiTheme="minorEastAsia" w:eastAsiaTheme="minorEastAsia" w:hAnsiTheme="minorEastAsia" w:hint="eastAsia"/>
                <w:szCs w:val="21"/>
              </w:rPr>
              <w:t>机构、人员、车辆、库存、 银行账户信息（名称，余额）</w:t>
            </w:r>
            <w:del w:id="171" w:author="庞云奎" w:date="2015-09-30T20:58:00Z">
              <w:r w:rsidR="00880CFE" w:rsidRPr="00054BB3" w:rsidDel="002A029B">
                <w:rPr>
                  <w:rFonts w:asciiTheme="minorEastAsia" w:eastAsiaTheme="minorEastAsia" w:hAnsiTheme="minorEastAsia" w:hint="eastAsia"/>
                  <w:szCs w:val="21"/>
                </w:rPr>
                <w:delText>这些信息</w:delText>
              </w:r>
            </w:del>
          </w:p>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7</w:t>
            </w:r>
            <w:r w:rsidR="00880CFE" w:rsidRPr="00054BB3">
              <w:rPr>
                <w:rFonts w:asciiTheme="minorEastAsia" w:eastAsiaTheme="minorEastAsia" w:hAnsiTheme="minorEastAsia"/>
                <w:szCs w:val="21"/>
              </w:rPr>
              <w:t>.  系统记录“期初建账”和时间到日志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0502F0" w:rsidP="00880CFE">
            <w:pPr>
              <w:rPr>
                <w:rFonts w:asciiTheme="minorEastAsia" w:eastAsiaTheme="minorEastAsia" w:hAnsiTheme="minorEastAsia"/>
                <w:szCs w:val="21"/>
              </w:rPr>
            </w:pPr>
            <w:r>
              <w:rPr>
                <w:rFonts w:asciiTheme="minorEastAsia" w:eastAsiaTheme="minorEastAsia" w:hAnsiTheme="minorEastAsia"/>
                <w:szCs w:val="21"/>
              </w:rPr>
              <w:t>5</w:t>
            </w:r>
            <w:r w:rsidR="00880CFE" w:rsidRPr="00054BB3">
              <w:rPr>
                <w:rFonts w:asciiTheme="minorEastAsia" w:eastAsiaTheme="minorEastAsia" w:hAnsiTheme="minorEastAsia"/>
                <w:szCs w:val="21"/>
              </w:rPr>
              <w:t>a.  财务人员输入信息不完全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财务人员输入未填的信息</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12"/>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ID</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20</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名称</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成本管理</w:t>
            </w:r>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创建者</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最后一次更新者</w:t>
            </w:r>
          </w:p>
        </w:tc>
        <w:tc>
          <w:tcPr>
            <w:tcW w:w="1469" w:type="pct"/>
          </w:tcPr>
          <w:p w:rsidR="00880CFE" w:rsidRPr="00054BB3" w:rsidRDefault="00880CFE" w:rsidP="00054BB3">
            <w:pPr>
              <w:rPr>
                <w:rFonts w:asciiTheme="minorEastAsia" w:eastAsiaTheme="minorEastAsia" w:hAnsiTheme="minorEastAsia"/>
                <w:szCs w:val="21"/>
              </w:rPr>
            </w:pPr>
            <w:ins w:id="172" w:author="庞云奎" w:date="2015-10-02T16:34:00Z">
              <w:r w:rsidRPr="00054BB3">
                <w:rPr>
                  <w:rFonts w:asciiTheme="minorEastAsia" w:eastAsiaTheme="minorEastAsia" w:hAnsiTheme="minorEastAsia"/>
                  <w:szCs w:val="21"/>
                </w:rPr>
                <w:t>庞云奎</w:t>
              </w:r>
            </w:ins>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创建日期</w:t>
            </w:r>
          </w:p>
        </w:tc>
        <w:tc>
          <w:tcPr>
            <w:tcW w:w="1469" w:type="pct"/>
          </w:tcPr>
          <w:p w:rsidR="00880CFE" w:rsidRPr="00054BB3" w:rsidRDefault="00880CFE" w:rsidP="00054BB3">
            <w:pPr>
              <w:rPr>
                <w:rFonts w:asciiTheme="minorEastAsia" w:eastAsiaTheme="minorEastAsia" w:hAnsiTheme="minorEastAsia"/>
                <w:szCs w:val="21"/>
                <w:rPrChange w:id="173" w:author="庞云奎" w:date="2015-10-02T16:34:00Z">
                  <w:rPr>
                    <w:rFonts w:ascii="Calibri" w:eastAsia="宋体" w:hAnsi="Calibri" w:cs="Times New Roman"/>
                  </w:rPr>
                </w:rPrChange>
              </w:rPr>
            </w:pPr>
            <w:r w:rsidRPr="00054BB3">
              <w:rPr>
                <w:rFonts w:asciiTheme="minorEastAsia" w:eastAsiaTheme="minorEastAsia" w:hAnsiTheme="minorEastAsia"/>
                <w:szCs w:val="21"/>
                <w:rPrChange w:id="174" w:author="庞云奎" w:date="2015-10-02T16:34:00Z">
                  <w:rPr>
                    <w:rFonts w:ascii="Calibri" w:eastAsia="宋体" w:hAnsi="Calibri" w:cs="Times New Roman"/>
                  </w:rPr>
                </w:rPrChange>
              </w:rPr>
              <w:t>2015/9/28</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最后更新日期</w:t>
            </w:r>
          </w:p>
        </w:tc>
        <w:tc>
          <w:tcPr>
            <w:tcW w:w="1469" w:type="pct"/>
          </w:tcPr>
          <w:p w:rsidR="00880CFE" w:rsidRPr="00054BB3" w:rsidRDefault="00880CFE" w:rsidP="00054BB3">
            <w:pPr>
              <w:rPr>
                <w:rFonts w:asciiTheme="minorEastAsia" w:eastAsiaTheme="minorEastAsia" w:hAnsiTheme="minorEastAsia"/>
                <w:szCs w:val="21"/>
                <w:rPrChange w:id="175" w:author="庞云奎" w:date="2015-10-02T16:34:00Z">
                  <w:rPr>
                    <w:rFonts w:ascii="Calibri" w:eastAsia="宋体" w:hAnsi="Calibri" w:cs="Times New Roman"/>
                  </w:rPr>
                </w:rPrChange>
              </w:rPr>
            </w:pPr>
            <w:ins w:id="176"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财务人员，目标是高效地统计支出，计算成本，使账面</w:t>
            </w:r>
            <w:del w:id="177" w:author="庞云奎" w:date="2015-10-01T18:45:00Z">
              <w:r w:rsidRPr="00054BB3" w:rsidDel="00C0785B">
                <w:rPr>
                  <w:rFonts w:asciiTheme="minorEastAsia" w:eastAsiaTheme="minorEastAsia" w:hAnsiTheme="minorEastAsia"/>
                  <w:szCs w:val="21"/>
                </w:rPr>
                <w:delText>更</w:delText>
              </w:r>
            </w:del>
            <w:r w:rsidRPr="00054BB3">
              <w:rPr>
                <w:rFonts w:asciiTheme="minorEastAsia" w:eastAsiaTheme="minorEastAsia" w:hAnsiTheme="minorEastAsia"/>
                <w:szCs w:val="21"/>
              </w:rPr>
              <w:t>清晰</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Pr>
          <w:p w:rsidR="00880CFE" w:rsidRPr="00054BB3" w:rsidRDefault="004056B0" w:rsidP="00054BB3">
            <w:pPr>
              <w:rPr>
                <w:rFonts w:asciiTheme="minorEastAsia" w:eastAsiaTheme="minorEastAsia" w:hAnsiTheme="minorEastAsia"/>
                <w:szCs w:val="21"/>
              </w:rPr>
            </w:pPr>
            <w:r>
              <w:rPr>
                <w:rFonts w:asciiTheme="minorEastAsia" w:eastAsiaTheme="minorEastAsia" w:hAnsiTheme="minorEastAsia"/>
                <w:szCs w:val="21"/>
              </w:rPr>
              <w:t>无</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财务人员必须已经被识别和授权</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Pr>
          <w:p w:rsidR="00880CFE" w:rsidRPr="00054BB3" w:rsidRDefault="00880CFE" w:rsidP="00054BB3">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存储付款单，包括付款日期、</w:t>
            </w:r>
            <w:r w:rsidRPr="00054BB3">
              <w:rPr>
                <w:rFonts w:asciiTheme="minorEastAsia" w:eastAsiaTheme="minorEastAsia" w:hAnsiTheme="minorEastAsia" w:hint="eastAsia"/>
                <w:szCs w:val="21"/>
              </w:rPr>
              <w:t>付款金额、付款人、付款账号、条目以及备注，记录总成本</w:t>
            </w:r>
          </w:p>
        </w:tc>
      </w:tr>
      <w:tr w:rsidR="00880CFE" w:rsidRPr="00054BB3" w:rsidTr="00054BB3">
        <w:trPr>
          <w:trHeight w:val="317"/>
        </w:trPr>
        <w:tc>
          <w:tcPr>
            <w:tcW w:w="593" w:type="pct"/>
          </w:tcPr>
          <w:p w:rsidR="00880CFE" w:rsidRPr="00054BB3" w:rsidRDefault="00880CFE" w:rsidP="00054BB3">
            <w:pPr>
              <w:rPr>
                <w:ins w:id="178" w:author="庞云奎" w:date="2015-10-02T16:35:00Z"/>
                <w:rFonts w:asciiTheme="minorEastAsia" w:eastAsiaTheme="minorEastAsia" w:hAnsiTheme="minorEastAsia"/>
                <w:szCs w:val="21"/>
              </w:rPr>
            </w:pPr>
            <w:ins w:id="179" w:author="庞云奎" w:date="2015-10-02T16:35:00Z">
              <w:r w:rsidRPr="00054BB3">
                <w:rPr>
                  <w:rFonts w:asciiTheme="minorEastAsia" w:eastAsiaTheme="minorEastAsia" w:hAnsiTheme="minorEastAsia" w:hint="eastAsia"/>
                  <w:szCs w:val="21"/>
                </w:rPr>
                <w:t>优先级</w:t>
              </w:r>
            </w:ins>
          </w:p>
        </w:tc>
        <w:tc>
          <w:tcPr>
            <w:tcW w:w="4407" w:type="pct"/>
            <w:gridSpan w:val="3"/>
          </w:tcPr>
          <w:p w:rsidR="00880CFE" w:rsidRPr="00054BB3" w:rsidRDefault="00880CFE" w:rsidP="00054BB3">
            <w:pPr>
              <w:rPr>
                <w:ins w:id="180" w:author="庞云奎" w:date="2015-10-02T16:35:00Z"/>
                <w:rFonts w:asciiTheme="minorEastAsia" w:eastAsiaTheme="minorEastAsia" w:hAnsiTheme="minorEastAsia"/>
                <w:szCs w:val="21"/>
              </w:rPr>
            </w:pPr>
            <w:ins w:id="181" w:author="庞云奎" w:date="2015-10-02T16:35:00Z">
              <w:r w:rsidRPr="00054BB3">
                <w:rPr>
                  <w:rFonts w:asciiTheme="minorEastAsia" w:eastAsiaTheme="minorEastAsia" w:hAnsiTheme="minorEastAsia"/>
                  <w:szCs w:val="21"/>
                </w:rPr>
                <w:t>高</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Pr>
          <w:p w:rsidR="000502F0" w:rsidRDefault="000502F0" w:rsidP="000502F0">
            <w:pPr>
              <w:spacing w:line="240" w:lineRule="auto"/>
              <w:rPr>
                <w:rFonts w:asciiTheme="minorEastAsia" w:eastAsiaTheme="minorEastAsia" w:hAnsiTheme="minorEastAsia"/>
                <w:szCs w:val="21"/>
              </w:rPr>
            </w:pPr>
            <w:r>
              <w:rPr>
                <w:rFonts w:asciiTheme="minorEastAsia" w:eastAsiaTheme="minorEastAsia" w:hAnsiTheme="minorEastAsia"/>
                <w:szCs w:val="21"/>
              </w:rPr>
              <w:t>1.  财务人员从菜单中选择成本管理</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2</w:t>
            </w:r>
            <w:r w:rsidR="00B750CC">
              <w:rPr>
                <w:rFonts w:asciiTheme="minorEastAsia" w:eastAsiaTheme="minorEastAsia" w:hAnsiTheme="minorEastAsia"/>
                <w:szCs w:val="21"/>
              </w:rPr>
              <w:t xml:space="preserve">.  </w:t>
            </w:r>
            <w:ins w:id="182" w:author="庞云奎" w:date="2015-09-30T20:59:00Z">
              <w:r w:rsidR="00880CFE" w:rsidRPr="00054BB3">
                <w:rPr>
                  <w:rFonts w:asciiTheme="minorEastAsia" w:eastAsiaTheme="minorEastAsia" w:hAnsiTheme="minorEastAsia"/>
                  <w:szCs w:val="21"/>
                </w:rPr>
                <w:t>系统</w:t>
              </w:r>
            </w:ins>
            <w:r w:rsidR="00880CFE" w:rsidRPr="00054BB3">
              <w:rPr>
                <w:rFonts w:asciiTheme="minorEastAsia" w:eastAsiaTheme="minorEastAsia" w:hAnsiTheme="minorEastAsia"/>
                <w:szCs w:val="21"/>
              </w:rPr>
              <w:t>新建付款单</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3</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财务人员输入账单的付款日期、</w:t>
            </w:r>
            <w:r w:rsidR="00880CFE" w:rsidRPr="00054BB3">
              <w:rPr>
                <w:rFonts w:asciiTheme="minorEastAsia" w:eastAsiaTheme="minorEastAsia" w:hAnsiTheme="minorEastAsia" w:hint="eastAsia"/>
                <w:szCs w:val="21"/>
              </w:rPr>
              <w:t>付款金额、付款人、付款账号、条目及备注</w:t>
            </w:r>
          </w:p>
          <w:p w:rsidR="00880CFE" w:rsidRPr="00054BB3" w:rsidRDefault="000502F0"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w:t>
            </w:r>
            <w:ins w:id="183" w:author="庞云奎" w:date="2015-09-30T21:04:00Z">
              <w:r w:rsidR="00880CFE" w:rsidRPr="00054BB3">
                <w:rPr>
                  <w:rFonts w:asciiTheme="minorEastAsia" w:eastAsiaTheme="minorEastAsia" w:hAnsiTheme="minorEastAsia"/>
                  <w:szCs w:val="21"/>
                </w:rPr>
                <w:t>记录并</w:t>
              </w:r>
            </w:ins>
            <w:r w:rsidR="00880CFE" w:rsidRPr="00054BB3">
              <w:rPr>
                <w:rFonts w:asciiTheme="minorEastAsia" w:eastAsiaTheme="minorEastAsia" w:hAnsiTheme="minorEastAsia"/>
                <w:szCs w:val="21"/>
              </w:rPr>
              <w:t>显示财务人员输入的付款信息，包括付款日期、</w:t>
            </w:r>
            <w:r w:rsidR="00880CFE" w:rsidRPr="00054BB3">
              <w:rPr>
                <w:rFonts w:asciiTheme="minorEastAsia" w:eastAsiaTheme="minorEastAsia" w:hAnsiTheme="minorEastAsia" w:hint="eastAsia"/>
                <w:szCs w:val="21"/>
              </w:rPr>
              <w:t>付款金额、付款人、付款账号、条目以及备注</w:t>
            </w:r>
          </w:p>
          <w:p w:rsidR="00880CFE" w:rsidRPr="00054BB3" w:rsidRDefault="000502F0" w:rsidP="00054BB3">
            <w:pPr>
              <w:rPr>
                <w:ins w:id="184" w:author="庞云奎" w:date="2015-09-30T21:05:00Z"/>
                <w:rFonts w:asciiTheme="minorEastAsia" w:eastAsiaTheme="minorEastAsia" w:hAnsiTheme="minorEastAsia"/>
                <w:szCs w:val="21"/>
              </w:rPr>
            </w:pPr>
            <w:r>
              <w:rPr>
                <w:rFonts w:asciiTheme="minorEastAsia" w:eastAsiaTheme="minorEastAsia" w:hAnsiTheme="minorEastAsia"/>
                <w:szCs w:val="21"/>
              </w:rPr>
              <w:t>5</w:t>
            </w:r>
            <w:r w:rsidR="00B750CC">
              <w:rPr>
                <w:rFonts w:asciiTheme="minorEastAsia" w:eastAsiaTheme="minorEastAsia" w:hAnsiTheme="minorEastAsia"/>
                <w:szCs w:val="21"/>
              </w:rPr>
              <w:t xml:space="preserve">.  </w:t>
            </w:r>
            <w:ins w:id="185" w:author="庞云奎" w:date="2015-09-30T21:04:00Z">
              <w:r w:rsidR="00880CFE" w:rsidRPr="00054BB3">
                <w:rPr>
                  <w:rFonts w:asciiTheme="minorEastAsia" w:eastAsiaTheme="minorEastAsia" w:hAnsiTheme="minorEastAsia"/>
                  <w:szCs w:val="21"/>
                </w:rPr>
                <w:t>财务人员确认输入</w:t>
              </w:r>
            </w:ins>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6</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系统显示</w:t>
            </w:r>
            <w:del w:id="186" w:author="庞云奎" w:date="2015-10-01T22:36:00Z">
              <w:r w:rsidR="00880CFE" w:rsidRPr="00054BB3" w:rsidDel="002D70E8">
                <w:rPr>
                  <w:rFonts w:asciiTheme="minorEastAsia" w:eastAsiaTheme="minorEastAsia" w:hAnsiTheme="minorEastAsia"/>
                  <w:szCs w:val="21"/>
                </w:rPr>
                <w:delText>已输入的</w:delText>
              </w:r>
            </w:del>
            <w:r w:rsidR="00880CFE" w:rsidRPr="00054BB3">
              <w:rPr>
                <w:rFonts w:asciiTheme="minorEastAsia" w:eastAsiaTheme="minorEastAsia" w:hAnsiTheme="minorEastAsia"/>
                <w:szCs w:val="21"/>
              </w:rPr>
              <w:t>付款</w:t>
            </w:r>
            <w:del w:id="187" w:author="庞云奎" w:date="2015-10-01T22:36:00Z">
              <w:r w:rsidR="00880CFE" w:rsidRPr="00054BB3" w:rsidDel="002D70E8">
                <w:rPr>
                  <w:rFonts w:asciiTheme="minorEastAsia" w:eastAsiaTheme="minorEastAsia" w:hAnsiTheme="minorEastAsia"/>
                  <w:szCs w:val="21"/>
                </w:rPr>
                <w:delText>清</w:delText>
              </w:r>
            </w:del>
            <w:r w:rsidR="00880CFE" w:rsidRPr="00054BB3">
              <w:rPr>
                <w:rFonts w:asciiTheme="minorEastAsia" w:eastAsiaTheme="minorEastAsia" w:hAnsiTheme="minorEastAsia"/>
                <w:szCs w:val="21"/>
              </w:rPr>
              <w:t>单，包括付款信息及总成本</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7</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财务人员重复2~</w:t>
            </w:r>
            <w:del w:id="188" w:author="庞云奎" w:date="2015-09-30T21:08:00Z">
              <w:r w:rsidR="00880CFE" w:rsidRPr="00054BB3" w:rsidDel="00BC6040">
                <w:rPr>
                  <w:rFonts w:asciiTheme="minorEastAsia" w:eastAsiaTheme="minorEastAsia" w:hAnsiTheme="minorEastAsia"/>
                  <w:szCs w:val="21"/>
                </w:rPr>
                <w:delText>4</w:delText>
              </w:r>
            </w:del>
            <w:ins w:id="189" w:author="庞云奎" w:date="2015-09-30T21:08:00Z">
              <w:r w:rsidR="00880CFE" w:rsidRPr="00054BB3">
                <w:rPr>
                  <w:rFonts w:asciiTheme="minorEastAsia" w:eastAsiaTheme="minorEastAsia" w:hAnsiTheme="minorEastAsia"/>
                  <w:szCs w:val="21"/>
                </w:rPr>
                <w:t>3</w:t>
              </w:r>
            </w:ins>
            <w:r w:rsidR="00880CFE" w:rsidRPr="00054BB3">
              <w:rPr>
                <w:rFonts w:asciiTheme="minorEastAsia" w:eastAsiaTheme="minorEastAsia" w:hAnsiTheme="minorEastAsia"/>
                <w:szCs w:val="21"/>
              </w:rPr>
              <w:t>步，直到完成所有的账单输入</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hint="eastAsia"/>
                <w:szCs w:val="21"/>
              </w:rPr>
              <w:t>8</w:t>
            </w:r>
            <w:r w:rsidR="00B750CC">
              <w:rPr>
                <w:rFonts w:asciiTheme="minorEastAsia" w:eastAsiaTheme="minorEastAsia" w:hAnsiTheme="minorEastAsia" w:hint="eastAsia"/>
                <w:szCs w:val="21"/>
              </w:rPr>
              <w:t>.</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财务人员结束输入，系统显示付款</w:t>
            </w:r>
            <w:del w:id="190"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单及总成本</w:t>
            </w:r>
          </w:p>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hint="eastAsia"/>
                <w:szCs w:val="21"/>
              </w:rPr>
              <w:t>9</w:t>
            </w:r>
            <w:r w:rsidR="00B750CC">
              <w:rPr>
                <w:rFonts w:asciiTheme="minorEastAsia" w:eastAsiaTheme="minorEastAsia" w:hAnsiTheme="minorEastAsia" w:hint="eastAsia"/>
                <w:szCs w:val="21"/>
              </w:rPr>
              <w:t>.</w:t>
            </w:r>
            <w:r w:rsidR="00B750CC">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财务人员确认所有信息，系统</w:t>
            </w:r>
            <w:del w:id="191" w:author="庞云奎" w:date="2015-10-01T22:37:00Z">
              <w:r w:rsidR="00880CFE" w:rsidRPr="00054BB3" w:rsidDel="002D70E8">
                <w:rPr>
                  <w:rFonts w:asciiTheme="minorEastAsia" w:eastAsiaTheme="minorEastAsia" w:hAnsiTheme="minorEastAsia" w:hint="eastAsia"/>
                  <w:szCs w:val="21"/>
                </w:rPr>
                <w:delText>生成付款单并</w:delText>
              </w:r>
            </w:del>
            <w:r w:rsidR="00880CFE" w:rsidRPr="00054BB3">
              <w:rPr>
                <w:rFonts w:asciiTheme="minorEastAsia" w:eastAsiaTheme="minorEastAsia" w:hAnsiTheme="minorEastAsia" w:hint="eastAsia"/>
                <w:szCs w:val="21"/>
              </w:rPr>
              <w:t>存储付款</w:t>
            </w:r>
            <w:del w:id="192"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单和总成本</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Pr>
          <w:p w:rsidR="00880CFE" w:rsidRPr="00054BB3" w:rsidRDefault="000502F0" w:rsidP="00054BB3">
            <w:pPr>
              <w:rPr>
                <w:rFonts w:asciiTheme="minorEastAsia" w:eastAsiaTheme="minorEastAsia" w:hAnsiTheme="minorEastAsia"/>
                <w:szCs w:val="21"/>
              </w:rPr>
            </w:pPr>
            <w:r>
              <w:rPr>
                <w:rFonts w:asciiTheme="minorEastAsia" w:eastAsiaTheme="minorEastAsia" w:hAnsiTheme="minorEastAsia"/>
                <w:szCs w:val="21"/>
              </w:rPr>
              <w:t>4</w:t>
            </w:r>
            <w:r w:rsidR="00880CFE" w:rsidRPr="00054BB3">
              <w:rPr>
                <w:rFonts w:asciiTheme="minorEastAsia" w:eastAsiaTheme="minorEastAsia" w:hAnsiTheme="minorEastAsia"/>
                <w:szCs w:val="21"/>
              </w:rPr>
              <w:t>a.  财务人员输入错误的日期，即年份或月份与操作当天的年份和月份不同</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系统提示日期错误</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财务人员重新输入日期</w:t>
            </w:r>
          </w:p>
          <w:p w:rsidR="00880CFE" w:rsidRPr="00054BB3" w:rsidDel="00D84DDC" w:rsidRDefault="000502F0" w:rsidP="00054BB3">
            <w:pPr>
              <w:rPr>
                <w:del w:id="193" w:author="庞云奎" w:date="2015-10-01T23:10:00Z"/>
                <w:rFonts w:asciiTheme="minorEastAsia" w:eastAsiaTheme="minorEastAsia" w:hAnsiTheme="minorEastAsia"/>
                <w:szCs w:val="21"/>
              </w:rPr>
            </w:pPr>
            <w:r>
              <w:rPr>
                <w:rFonts w:asciiTheme="minorEastAsia" w:eastAsiaTheme="minorEastAsia" w:hAnsiTheme="minorEastAsia"/>
                <w:szCs w:val="21"/>
              </w:rPr>
              <w:t>4</w:t>
            </w:r>
            <w:ins w:id="194" w:author="庞云奎" w:date="2015-10-01T23:10:00Z">
              <w:r w:rsidR="00880CFE" w:rsidRPr="00054BB3">
                <w:rPr>
                  <w:rFonts w:asciiTheme="minorEastAsia" w:eastAsiaTheme="minorEastAsia" w:hAnsiTheme="minorEastAsia"/>
                  <w:szCs w:val="21"/>
                </w:rPr>
                <w:t xml:space="preserve">b.  </w:t>
              </w:r>
            </w:ins>
            <w:ins w:id="195" w:author="庞云奎" w:date="2015-10-01T23:11:00Z">
              <w:r w:rsidR="00880CFE" w:rsidRPr="00054BB3">
                <w:rPr>
                  <w:rFonts w:asciiTheme="minorEastAsia" w:eastAsiaTheme="minorEastAsia" w:hAnsiTheme="minorEastAsia"/>
                  <w:szCs w:val="21"/>
                </w:rPr>
                <w:t>财务人员输入的信息不完全</w:t>
              </w:r>
            </w:ins>
            <w:del w:id="196" w:author="庞云奎" w:date="2015-10-01T23:10:00Z">
              <w:r w:rsidR="00880CFE" w:rsidRPr="00054BB3" w:rsidDel="00D84DDC">
                <w:rPr>
                  <w:rFonts w:asciiTheme="minorEastAsia" w:eastAsiaTheme="minorEastAsia" w:hAnsiTheme="minorEastAsia"/>
                  <w:szCs w:val="21"/>
                </w:rPr>
                <w:delText>2b.  财务人员输入错误的账号，即系统通过账号找不到相应的人员</w:delText>
              </w:r>
            </w:del>
          </w:p>
          <w:p w:rsidR="00880CFE" w:rsidRPr="00054BB3" w:rsidDel="00D84DDC" w:rsidRDefault="00880CFE" w:rsidP="00054BB3">
            <w:pPr>
              <w:numPr>
                <w:ilvl w:val="0"/>
                <w:numId w:val="27"/>
              </w:numPr>
              <w:rPr>
                <w:del w:id="197" w:author="庞云奎" w:date="2015-10-01T23:10:00Z"/>
                <w:rFonts w:asciiTheme="minorEastAsia" w:eastAsiaTheme="minorEastAsia" w:hAnsiTheme="minorEastAsia"/>
                <w:szCs w:val="21"/>
              </w:rPr>
            </w:pPr>
            <w:del w:id="198" w:author="庞云奎" w:date="2015-10-01T23:10:00Z">
              <w:r w:rsidRPr="00054BB3" w:rsidDel="00D84DDC">
                <w:rPr>
                  <w:rFonts w:asciiTheme="minorEastAsia" w:eastAsiaTheme="minorEastAsia" w:hAnsiTheme="minorEastAsia" w:hint="eastAsia"/>
                  <w:szCs w:val="21"/>
                </w:rPr>
                <w:delText>系统提示账号错误</w:delText>
              </w:r>
            </w:del>
          </w:p>
          <w:p w:rsidR="00880CFE" w:rsidRPr="00054BB3" w:rsidDel="00D84DDC" w:rsidRDefault="00880CFE" w:rsidP="00054BB3">
            <w:pPr>
              <w:numPr>
                <w:ilvl w:val="0"/>
                <w:numId w:val="27"/>
              </w:numPr>
              <w:rPr>
                <w:del w:id="199" w:author="庞云奎" w:date="2015-10-01T23:10:00Z"/>
                <w:rFonts w:asciiTheme="minorEastAsia" w:eastAsiaTheme="minorEastAsia" w:hAnsiTheme="minorEastAsia"/>
                <w:szCs w:val="21"/>
              </w:rPr>
            </w:pPr>
            <w:del w:id="200" w:author="庞云奎" w:date="2015-10-01T23:10:00Z">
              <w:r w:rsidRPr="00054BB3" w:rsidDel="00D84DDC">
                <w:rPr>
                  <w:rFonts w:asciiTheme="minorEastAsia" w:eastAsiaTheme="minorEastAsia" w:hAnsiTheme="minorEastAsia"/>
                  <w:szCs w:val="21"/>
                </w:rPr>
                <w:delText>财务人员重新输入账号</w:delText>
              </w:r>
            </w:del>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2c.  财务人员</w:t>
            </w:r>
            <w:r w:rsidRPr="00054BB3">
              <w:rPr>
                <w:rFonts w:asciiTheme="minorEastAsia" w:eastAsiaTheme="minorEastAsia" w:hAnsiTheme="minorEastAsia" w:hint="eastAsia"/>
                <w:szCs w:val="21"/>
              </w:rPr>
              <w:t>输入信息不完全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财务人员输入未填信息</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Pr>
          <w:p w:rsidR="00880CFE" w:rsidRPr="00054BB3" w:rsidDel="00BC6040" w:rsidRDefault="00054BB3" w:rsidP="00054BB3">
            <w:pPr>
              <w:rPr>
                <w:del w:id="201" w:author="庞云奎" w:date="2015-09-30T21:08:00Z"/>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每次使用该用例，</w:t>
            </w:r>
            <w:ins w:id="202" w:author="庞云奎" w:date="2015-09-30T20:59:00Z">
              <w:r w:rsidR="00880CFE" w:rsidRPr="00054BB3">
                <w:rPr>
                  <w:rFonts w:asciiTheme="minorEastAsia" w:eastAsiaTheme="minorEastAsia" w:hAnsiTheme="minorEastAsia" w:hint="eastAsia"/>
                  <w:szCs w:val="21"/>
                </w:rPr>
                <w:t>系统</w:t>
              </w:r>
            </w:ins>
            <w:r w:rsidR="00880CFE" w:rsidRPr="00054BB3">
              <w:rPr>
                <w:rFonts w:asciiTheme="minorEastAsia" w:eastAsiaTheme="minorEastAsia" w:hAnsiTheme="minorEastAsia" w:hint="eastAsia"/>
                <w:szCs w:val="21"/>
              </w:rPr>
              <w:t>自动新建付款单</w:t>
            </w:r>
          </w:p>
          <w:p w:rsidR="00880CFE" w:rsidRPr="00054BB3" w:rsidRDefault="00880CFE" w:rsidP="00054BB3">
            <w:pPr>
              <w:rPr>
                <w:rFonts w:asciiTheme="minorEastAsia" w:eastAsiaTheme="minorEastAsia" w:hAnsiTheme="minorEastAsia"/>
                <w:szCs w:val="21"/>
              </w:rPr>
            </w:pPr>
            <w:del w:id="203" w:author="庞云奎" w:date="2015-09-30T21:08:00Z">
              <w:r w:rsidRPr="00054BB3" w:rsidDel="00BC6040">
                <w:rPr>
                  <w:rFonts w:asciiTheme="minorEastAsia" w:eastAsiaTheme="minorEastAsia" w:hAnsiTheme="minorEastAsia" w:hint="eastAsia"/>
                  <w:szCs w:val="21"/>
                </w:rPr>
                <w:delText>条目中填写付款性质，即租金（按年收）、运费（按次计算）、人员工资（按月统计）或奖励（一次性）</w:delText>
              </w:r>
            </w:del>
          </w:p>
          <w:p w:rsidR="00880CFE" w:rsidRPr="00054BB3" w:rsidRDefault="00054BB3"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hint="eastAsia"/>
                <w:szCs w:val="21"/>
              </w:rPr>
              <w:t>条目填写</w:t>
            </w:r>
            <w:del w:id="204" w:author="庞云奎" w:date="2015-09-30T21:09:00Z">
              <w:r w:rsidR="00880CFE" w:rsidRPr="00054BB3" w:rsidDel="00BC6040">
                <w:rPr>
                  <w:rFonts w:asciiTheme="minorEastAsia" w:eastAsiaTheme="minorEastAsia" w:hAnsiTheme="minorEastAsia" w:hint="eastAsia"/>
                  <w:szCs w:val="21"/>
                </w:rPr>
                <w:delText>为复选框。</w:delText>
              </w:r>
            </w:del>
            <w:r w:rsidR="00880CFE" w:rsidRPr="00054BB3">
              <w:rPr>
                <w:rFonts w:asciiTheme="minorEastAsia" w:eastAsiaTheme="minorEastAsia" w:hAnsiTheme="minorEastAsia" w:hint="eastAsia"/>
                <w:szCs w:val="21"/>
              </w:rPr>
              <w:t>若选择人员工资，则</w:t>
            </w:r>
            <w:del w:id="205" w:author="庞云奎" w:date="2015-10-01T23:11:00Z">
              <w:r w:rsidR="00880CFE" w:rsidRPr="00054BB3" w:rsidDel="00D84DDC">
                <w:rPr>
                  <w:rFonts w:asciiTheme="minorEastAsia" w:eastAsiaTheme="minorEastAsia" w:hAnsiTheme="minorEastAsia" w:hint="eastAsia"/>
                  <w:szCs w:val="21"/>
                </w:rPr>
                <w:delText>系统</w:delText>
              </w:r>
            </w:del>
            <w:ins w:id="206" w:author="庞云奎" w:date="2015-10-01T23:19:00Z">
              <w:r w:rsidR="00880CFE" w:rsidRPr="00054BB3">
                <w:rPr>
                  <w:rFonts w:asciiTheme="minorEastAsia" w:eastAsiaTheme="minorEastAsia" w:hAnsiTheme="minorEastAsia" w:hint="eastAsia"/>
                  <w:szCs w:val="21"/>
                </w:rPr>
                <w:t>系统</w:t>
              </w:r>
            </w:ins>
            <w:ins w:id="207" w:author="庞云奎" w:date="2015-10-12T23:17:00Z">
              <w:r w:rsidR="002A4F8A">
                <w:rPr>
                  <w:rFonts w:asciiTheme="minorEastAsia" w:eastAsiaTheme="minorEastAsia" w:hAnsiTheme="minorEastAsia" w:hint="eastAsia"/>
                  <w:szCs w:val="21"/>
                </w:rPr>
                <w:t>允许</w:t>
              </w:r>
            </w:ins>
            <w:del w:id="208" w:author="庞云奎" w:date="2015-10-01T23:22:00Z">
              <w:r w:rsidR="00880CFE" w:rsidRPr="00054BB3" w:rsidDel="005B7C9B">
                <w:rPr>
                  <w:rFonts w:asciiTheme="minorEastAsia" w:eastAsiaTheme="minorEastAsia" w:hAnsiTheme="minorEastAsia" w:hint="eastAsia"/>
                  <w:szCs w:val="21"/>
                </w:rPr>
                <w:delText>根据</w:delText>
              </w:r>
            </w:del>
            <w:ins w:id="209" w:author="庞云奎" w:date="2015-10-12T23:18:00Z">
              <w:r w:rsidR="002A4F8A">
                <w:rPr>
                  <w:rFonts w:asciiTheme="minorEastAsia" w:eastAsiaTheme="minorEastAsia" w:hAnsiTheme="minorEastAsia" w:hint="eastAsia"/>
                  <w:szCs w:val="21"/>
                </w:rPr>
                <w:t>财务人员查看</w:t>
              </w:r>
            </w:ins>
            <w:ins w:id="210" w:author="庞云奎" w:date="2015-10-01T23:13:00Z">
              <w:r w:rsidR="00880CFE" w:rsidRPr="00054BB3">
                <w:rPr>
                  <w:rFonts w:asciiTheme="minorEastAsia" w:eastAsiaTheme="minorEastAsia" w:hAnsiTheme="minorEastAsia" w:hint="eastAsia"/>
                  <w:szCs w:val="21"/>
                </w:rPr>
                <w:t>人员信息</w:t>
              </w:r>
            </w:ins>
            <w:bookmarkStart w:id="211" w:name="_GoBack"/>
            <w:bookmarkEnd w:id="211"/>
            <w:del w:id="212" w:author="庞云奎" w:date="2015-10-01T23:11:00Z">
              <w:r w:rsidR="00880CFE" w:rsidRPr="00054BB3" w:rsidDel="00D84DDC">
                <w:rPr>
                  <w:rFonts w:asciiTheme="minorEastAsia" w:eastAsiaTheme="minorEastAsia" w:hAnsiTheme="minorEastAsia" w:hint="eastAsia"/>
                  <w:szCs w:val="21"/>
                </w:rPr>
                <w:delText>账号绑定的</w:delText>
              </w:r>
            </w:del>
            <w:del w:id="213" w:author="庞云奎" w:date="2015-10-12T23:18:00Z">
              <w:r w:rsidR="00880CFE" w:rsidRPr="00054BB3" w:rsidDel="002A4F8A">
                <w:rPr>
                  <w:rFonts w:asciiTheme="minorEastAsia" w:eastAsiaTheme="minorEastAsia" w:hAnsiTheme="minorEastAsia" w:hint="eastAsia"/>
                  <w:szCs w:val="21"/>
                </w:rPr>
                <w:delText>姓名</w:delText>
              </w:r>
            </w:del>
            <w:ins w:id="214" w:author="庞云奎" w:date="2015-10-01T23:22:00Z">
              <w:r w:rsidR="00880CFE" w:rsidRPr="00054BB3">
                <w:rPr>
                  <w:rFonts w:asciiTheme="minorEastAsia" w:eastAsiaTheme="minorEastAsia" w:hAnsiTheme="minorEastAsia" w:hint="eastAsia"/>
                  <w:szCs w:val="21"/>
                </w:rPr>
                <w:t>，财务人员</w:t>
              </w:r>
            </w:ins>
            <w:ins w:id="215" w:author="庞云奎" w:date="2015-10-01T23:23:00Z">
              <w:r w:rsidR="00880CFE" w:rsidRPr="00054BB3">
                <w:rPr>
                  <w:rFonts w:asciiTheme="minorEastAsia" w:eastAsiaTheme="minorEastAsia" w:hAnsiTheme="minorEastAsia" w:hint="eastAsia"/>
                  <w:szCs w:val="21"/>
                </w:rPr>
                <w:t>选择一人</w:t>
              </w:r>
            </w:ins>
            <w:r w:rsidR="00880CFE" w:rsidRPr="00054BB3">
              <w:rPr>
                <w:rFonts w:asciiTheme="minorEastAsia" w:eastAsiaTheme="minorEastAsia" w:hAnsiTheme="minorEastAsia" w:hint="eastAsia"/>
                <w:szCs w:val="21"/>
              </w:rPr>
              <w:t>查找其收款单（快递员），出车次数（司机）或职位（业务员），结合总经理给出的薪水策略计算付款金额</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szCs w:val="21"/>
              </w:rPr>
              <w:t xml:space="preserve">3.  </w:t>
            </w:r>
            <w:r w:rsidR="00880CFE" w:rsidRPr="00054BB3">
              <w:rPr>
                <w:rFonts w:asciiTheme="minorEastAsia" w:eastAsiaTheme="minorEastAsia" w:hAnsiTheme="minorEastAsia"/>
                <w:szCs w:val="21"/>
              </w:rPr>
              <w:t>备注中填写</w:t>
            </w:r>
            <w:r w:rsidR="00880CFE" w:rsidRPr="00054BB3">
              <w:rPr>
                <w:rFonts w:asciiTheme="minorEastAsia" w:eastAsiaTheme="minorEastAsia" w:hAnsiTheme="minorEastAsia" w:hint="eastAsia"/>
                <w:szCs w:val="21"/>
              </w:rPr>
              <w:t>租金年份、运单号或工资月份</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系统应该及时更新总经理给出的薪水策略</w:t>
            </w:r>
          </w:p>
          <w:p w:rsidR="00880CFE" w:rsidRPr="00054BB3" w:rsidDel="00BC6040" w:rsidRDefault="00054BB3" w:rsidP="00054BB3">
            <w:pPr>
              <w:rPr>
                <w:del w:id="216" w:author="庞云奎" w:date="2015-09-30T21:10:00Z"/>
                <w:rFonts w:asciiTheme="minorEastAsia" w:eastAsiaTheme="minorEastAsia" w:hAnsiTheme="minorEastAsia"/>
                <w:szCs w:val="21"/>
              </w:rPr>
            </w:pPr>
            <w:r>
              <w:rPr>
                <w:rFonts w:asciiTheme="minorEastAsia" w:eastAsiaTheme="minorEastAsia" w:hAnsiTheme="minorEastAsia"/>
                <w:szCs w:val="21"/>
              </w:rPr>
              <w:t xml:space="preserve">5.  </w:t>
            </w:r>
            <w:r w:rsidR="00880CFE" w:rsidRPr="00054BB3">
              <w:rPr>
                <w:rFonts w:asciiTheme="minorEastAsia" w:eastAsiaTheme="minorEastAsia" w:hAnsiTheme="minorEastAsia"/>
                <w:szCs w:val="21"/>
              </w:rPr>
              <w:t>根据付款日期及条目内容，自动填写租金年份和工资月份</w:t>
            </w:r>
          </w:p>
          <w:p w:rsidR="00880CFE" w:rsidRPr="00054BB3" w:rsidRDefault="00880CFE" w:rsidP="00054BB3">
            <w:pPr>
              <w:rPr>
                <w:rFonts w:asciiTheme="minorEastAsia" w:eastAsiaTheme="minorEastAsia" w:hAnsiTheme="minorEastAsia"/>
                <w:szCs w:val="21"/>
              </w:rPr>
            </w:pPr>
            <w:del w:id="217" w:author="庞云奎" w:date="2015-09-30T21:10:00Z">
              <w:r w:rsidRPr="00054BB3" w:rsidDel="00BC6040">
                <w:rPr>
                  <w:rFonts w:asciiTheme="minorEastAsia" w:eastAsiaTheme="minorEastAsia" w:hAnsiTheme="minorEastAsia" w:hint="eastAsia"/>
                  <w:szCs w:val="21"/>
                </w:rPr>
                <w:delText>系统可以根据总成本和总收入计算总利润，生成成本收益表</w:delText>
              </w:r>
            </w:del>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18"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19" w:author="demon" w:date="2015-10-11T15:19:00Z">
                  <w:rPr>
                    <w:rFonts w:asciiTheme="minorEastAsia" w:eastAsiaTheme="minorEastAsia" w:hAnsiTheme="minorEastAsia"/>
                    <w:szCs w:val="21"/>
                  </w:rPr>
                </w:rPrChange>
              </w:rPr>
              <w:t>ID</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20" w:author="demon" w:date="2015-10-11T15:19:00Z">
                  <w:rPr>
                    <w:rFonts w:asciiTheme="minorEastAsia" w:eastAsiaTheme="minorEastAsia" w:hAnsiTheme="minorEastAsia"/>
                    <w:szCs w:val="21"/>
                  </w:rPr>
                </w:rPrChange>
              </w:rPr>
            </w:pPr>
            <w:del w:id="221" w:author="庞云奎" w:date="2015-09-30T17:29:00Z">
              <w:r w:rsidRPr="001F7666" w:rsidDel="00FE40DF">
                <w:rPr>
                  <w:rFonts w:asciiTheme="minorEastAsia" w:eastAsiaTheme="minorEastAsia" w:hAnsiTheme="minorEastAsia"/>
                  <w:color w:val="auto"/>
                  <w:kern w:val="2"/>
                  <w:sz w:val="21"/>
                  <w:szCs w:val="21"/>
                  <w:rPrChange w:id="222" w:author="demon" w:date="2015-10-11T15:19:00Z">
                    <w:rPr>
                      <w:rFonts w:asciiTheme="minorEastAsia" w:eastAsiaTheme="minorEastAsia" w:hAnsiTheme="minorEastAsia"/>
                      <w:szCs w:val="21"/>
                    </w:rPr>
                  </w:rPrChange>
                </w:rPr>
                <w:delText>19</w:delText>
              </w:r>
            </w:del>
            <w:ins w:id="223" w:author="庞云奎" w:date="2015-09-30T17:29:00Z">
              <w:r w:rsidRPr="001F7666">
                <w:rPr>
                  <w:rFonts w:asciiTheme="minorEastAsia" w:eastAsiaTheme="minorEastAsia" w:hAnsiTheme="minorEastAsia"/>
                  <w:color w:val="auto"/>
                  <w:kern w:val="2"/>
                  <w:sz w:val="21"/>
                  <w:szCs w:val="21"/>
                  <w:rPrChange w:id="224" w:author="demon" w:date="2015-10-11T15:19:00Z">
                    <w:rPr>
                      <w:rFonts w:asciiTheme="minorEastAsia" w:eastAsiaTheme="minorEastAsia" w:hAnsiTheme="minorEastAsia"/>
                      <w:szCs w:val="21"/>
                    </w:rPr>
                  </w:rPrChange>
                </w:rPr>
                <w:t>21</w:t>
              </w:r>
            </w:ins>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25"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26" w:author="demon" w:date="2015-10-11T15:19:00Z">
                  <w:rPr>
                    <w:rFonts w:asciiTheme="minorEastAsia" w:eastAsiaTheme="minorEastAsia" w:hAnsiTheme="minorEastAsia" w:cs="微软雅黑" w:hint="eastAsia"/>
                    <w:szCs w:val="21"/>
                  </w:rPr>
                </w:rPrChange>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27" w:author="demon" w:date="2015-10-11T15:19:00Z">
                  <w:rPr>
                    <w:rFonts w:asciiTheme="minorEastAsia" w:eastAsiaTheme="minorEastAsia" w:hAnsiTheme="minorEastAsia"/>
                  </w:rPr>
                </w:rPrChange>
              </w:rPr>
            </w:pPr>
            <w:r w:rsidRPr="001F7666">
              <w:rPr>
                <w:rFonts w:asciiTheme="minorEastAsia" w:eastAsiaTheme="minorEastAsia" w:hAnsiTheme="minorEastAsia" w:hint="eastAsia"/>
                <w:color w:val="auto"/>
                <w:kern w:val="2"/>
                <w:sz w:val="21"/>
                <w:szCs w:val="21"/>
                <w:rPrChange w:id="228" w:author="demon" w:date="2015-10-11T15:19:00Z">
                  <w:rPr>
                    <w:rFonts w:asciiTheme="minorEastAsia" w:eastAsiaTheme="minorEastAsia" w:hAnsiTheme="minorEastAsia" w:cs="宋体" w:hint="eastAsia"/>
                  </w:rPr>
                </w:rPrChange>
              </w:rPr>
              <w:t>查看统计分析</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29"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30" w:author="demon" w:date="2015-10-11T15:19:00Z">
                  <w:rPr>
                    <w:rFonts w:asciiTheme="minorEastAsia" w:eastAsiaTheme="minorEastAsia" w:hAnsiTheme="minorEastAsia" w:cs="宋体" w:hint="eastAsia"/>
                    <w:szCs w:val="21"/>
                  </w:rPr>
                </w:rPrChange>
              </w:rPr>
              <w:lastRenderedPageBreak/>
              <w:t>创建</w:t>
            </w:r>
            <w:r w:rsidRPr="001F7666">
              <w:rPr>
                <w:rFonts w:asciiTheme="minorEastAsia" w:eastAsiaTheme="minorEastAsia" w:hAnsiTheme="minorEastAsia" w:hint="eastAsia"/>
                <w:color w:val="auto"/>
                <w:kern w:val="2"/>
                <w:sz w:val="21"/>
                <w:szCs w:val="21"/>
                <w:rPrChange w:id="231" w:author="demon" w:date="2015-10-11T15:19:00Z">
                  <w:rPr>
                    <w:rFonts w:asciiTheme="minorEastAsia" w:eastAsiaTheme="minorEastAsia" w:hAnsiTheme="minorEastAsia" w:cs="微软雅黑" w:hint="eastAsia"/>
                    <w:szCs w:val="21"/>
                  </w:rPr>
                </w:rPrChange>
              </w:rPr>
              <w:t>者</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32"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33" w:author="demon" w:date="2015-10-11T15:19:00Z">
                  <w:rPr>
                    <w:rFonts w:asciiTheme="minorEastAsia" w:eastAsiaTheme="minorEastAsia" w:hAnsiTheme="minorEastAsia" w:hint="eastAsia"/>
                    <w:szCs w:val="21"/>
                  </w:rPr>
                </w:rPrChange>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34"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35" w:author="demon" w:date="2015-10-11T15:19:00Z">
                  <w:rPr>
                    <w:rFonts w:asciiTheme="minorEastAsia" w:eastAsiaTheme="minorEastAsia" w:hAnsiTheme="minorEastAsia" w:cs="微软雅黑" w:hint="eastAsia"/>
                    <w:szCs w:val="21"/>
                  </w:rPr>
                </w:rPrChange>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36"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37" w:author="demon" w:date="2015-10-11T15:19:00Z">
                  <w:rPr>
                    <w:rFonts w:asciiTheme="minorEastAsia" w:eastAsiaTheme="minorEastAsia" w:hAnsiTheme="minorEastAsia"/>
                    <w:szCs w:val="21"/>
                  </w:rPr>
                </w:rPrChange>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38"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39" w:author="demon" w:date="2015-10-11T15:19:00Z">
                  <w:rPr>
                    <w:rFonts w:asciiTheme="minorEastAsia" w:eastAsiaTheme="minorEastAsia" w:hAnsiTheme="minorEastAsia" w:cs="宋体" w:hint="eastAsia"/>
                    <w:szCs w:val="21"/>
                  </w:rPr>
                </w:rPrChange>
              </w:rPr>
              <w:t>创建日</w:t>
            </w:r>
            <w:r w:rsidRPr="001F7666">
              <w:rPr>
                <w:rFonts w:asciiTheme="minorEastAsia" w:eastAsiaTheme="minorEastAsia" w:hAnsiTheme="minorEastAsia" w:hint="eastAsia"/>
                <w:color w:val="auto"/>
                <w:kern w:val="2"/>
                <w:sz w:val="21"/>
                <w:szCs w:val="21"/>
                <w:rPrChange w:id="240" w:author="demon" w:date="2015-10-11T15:19:00Z">
                  <w:rPr>
                    <w:rFonts w:asciiTheme="minorEastAsia" w:eastAsiaTheme="minorEastAsia" w:hAnsiTheme="minorEastAsia" w:cs="微软雅黑" w:hint="eastAsia"/>
                    <w:szCs w:val="21"/>
                  </w:rPr>
                </w:rPrChange>
              </w:rPr>
              <w:t>期</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41"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42" w:author="demon" w:date="2015-10-11T15:19:00Z">
                  <w:rPr>
                    <w:rFonts w:asciiTheme="minorEastAsia" w:eastAsiaTheme="minorEastAsia" w:hAnsiTheme="minorEastAsia"/>
                    <w:szCs w:val="21"/>
                  </w:rPr>
                </w:rPrChange>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43"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44" w:author="demon" w:date="2015-10-11T15:19:00Z">
                  <w:rPr>
                    <w:rFonts w:asciiTheme="minorEastAsia" w:eastAsiaTheme="minorEastAsia" w:hAnsiTheme="minorEastAsia" w:cs="微软雅黑" w:hint="eastAsia"/>
                    <w:szCs w:val="21"/>
                  </w:rPr>
                </w:rPrChange>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45" w:author="demon" w:date="2015-10-11T15:19:00Z">
                  <w:rPr>
                    <w:rFonts w:asciiTheme="minorEastAsia" w:eastAsiaTheme="minorEastAsia" w:hAnsiTheme="minorEastAsia"/>
                    <w:szCs w:val="21"/>
                  </w:rPr>
                </w:rPrChange>
              </w:rPr>
            </w:pP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46"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47" w:author="demon" w:date="2015-10-11T15:19:00Z">
                  <w:rPr>
                    <w:rFonts w:asciiTheme="minorEastAsia" w:eastAsiaTheme="minorEastAsia" w:hAnsiTheme="minorEastAsia" w:cs="宋体" w:hint="eastAsia"/>
                    <w:szCs w:val="21"/>
                  </w:rPr>
                </w:rPrChange>
              </w:rPr>
              <w:t>参与</w:t>
            </w:r>
            <w:r w:rsidRPr="001F7666">
              <w:rPr>
                <w:rFonts w:asciiTheme="minorEastAsia" w:eastAsiaTheme="minorEastAsia" w:hAnsiTheme="minorEastAsia" w:hint="eastAsia"/>
                <w:color w:val="auto"/>
                <w:kern w:val="2"/>
                <w:sz w:val="21"/>
                <w:szCs w:val="21"/>
                <w:rPrChange w:id="248" w:author="demon" w:date="2015-10-11T15:19:00Z">
                  <w:rPr>
                    <w:rFonts w:asciiTheme="minorEastAsia" w:eastAsiaTheme="minorEastAsia" w:hAnsiTheme="minorEastAsia" w:cs="微软雅黑" w:hint="eastAsia"/>
                    <w:szCs w:val="21"/>
                  </w:rPr>
                </w:rPrChange>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49"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50" w:author="demon" w:date="2015-10-11T15:19:00Z">
                  <w:rPr>
                    <w:rFonts w:asciiTheme="minorEastAsia" w:eastAsiaTheme="minorEastAsia" w:hAnsiTheme="minorEastAsia" w:hint="eastAsia"/>
                    <w:szCs w:val="21"/>
                  </w:rPr>
                </w:rPrChange>
              </w:rPr>
              <w:t>财务人员</w:t>
            </w:r>
            <w:r w:rsidRPr="001F7666">
              <w:rPr>
                <w:rFonts w:asciiTheme="minorEastAsia" w:eastAsiaTheme="minorEastAsia" w:hAnsiTheme="minorEastAsia"/>
                <w:color w:val="auto"/>
                <w:kern w:val="2"/>
                <w:sz w:val="21"/>
                <w:szCs w:val="21"/>
                <w:rPrChange w:id="251" w:author="demon" w:date="2015-10-11T15:19:00Z">
                  <w:rPr>
                    <w:rFonts w:asciiTheme="minorEastAsia" w:eastAsiaTheme="minorEastAsia" w:hAnsiTheme="minorEastAsia"/>
                    <w:szCs w:val="21"/>
                  </w:rPr>
                </w:rPrChange>
              </w:rPr>
              <w:t>、总经理</w:t>
            </w:r>
            <w:r w:rsidRPr="001F7666">
              <w:rPr>
                <w:rFonts w:asciiTheme="minorEastAsia" w:eastAsiaTheme="minorEastAsia" w:hAnsiTheme="minorEastAsia" w:hint="eastAsia"/>
                <w:color w:val="auto"/>
                <w:kern w:val="2"/>
                <w:sz w:val="21"/>
                <w:szCs w:val="21"/>
                <w:rPrChange w:id="252" w:author="demon" w:date="2015-10-11T15:19:00Z">
                  <w:rPr>
                    <w:rFonts w:asciiTheme="minorEastAsia" w:eastAsiaTheme="minorEastAsia" w:hAnsiTheme="minorEastAsia" w:hint="eastAsia"/>
                    <w:szCs w:val="21"/>
                  </w:rPr>
                </w:rPrChange>
              </w:rPr>
              <w:t>，</w:t>
            </w:r>
            <w:r w:rsidRPr="001F7666">
              <w:rPr>
                <w:rFonts w:asciiTheme="minorEastAsia" w:eastAsiaTheme="minorEastAsia" w:hAnsiTheme="minorEastAsia"/>
                <w:color w:val="auto"/>
                <w:kern w:val="2"/>
                <w:sz w:val="21"/>
                <w:szCs w:val="21"/>
                <w:rPrChange w:id="253" w:author="demon" w:date="2015-10-11T15:19:00Z">
                  <w:rPr>
                    <w:rFonts w:asciiTheme="minorEastAsia" w:eastAsiaTheme="minorEastAsia" w:hAnsiTheme="minorEastAsia"/>
                    <w:szCs w:val="21"/>
                  </w:rPr>
                </w:rPrChange>
              </w:rPr>
              <w:t>目标是方便</w:t>
            </w:r>
            <w:r w:rsidRPr="001F7666">
              <w:rPr>
                <w:rFonts w:asciiTheme="minorEastAsia" w:eastAsiaTheme="minorEastAsia" w:hAnsiTheme="minorEastAsia" w:hint="eastAsia"/>
                <w:color w:val="auto"/>
                <w:kern w:val="2"/>
                <w:sz w:val="21"/>
                <w:szCs w:val="21"/>
                <w:rPrChange w:id="254" w:author="demon" w:date="2015-10-11T15:19:00Z">
                  <w:rPr>
                    <w:rFonts w:asciiTheme="minorEastAsia" w:eastAsiaTheme="minorEastAsia" w:hAnsiTheme="minorEastAsia" w:hint="eastAsia"/>
                    <w:szCs w:val="21"/>
                  </w:rPr>
                </w:rPrChange>
              </w:rPr>
              <w:t>查看成本收益表、经营情况表</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55"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56" w:author="demon" w:date="2015-10-11T15:19:00Z">
                  <w:rPr>
                    <w:rFonts w:asciiTheme="minorEastAsia" w:eastAsiaTheme="minorEastAsia" w:hAnsiTheme="minorEastAsia" w:cs="宋体" w:hint="eastAsia"/>
                    <w:szCs w:val="21"/>
                  </w:rPr>
                </w:rPrChange>
              </w:rPr>
              <w:t>触发条</w:t>
            </w:r>
            <w:r w:rsidRPr="001F7666">
              <w:rPr>
                <w:rFonts w:asciiTheme="minorEastAsia" w:eastAsiaTheme="minorEastAsia" w:hAnsiTheme="minorEastAsia" w:hint="eastAsia"/>
                <w:color w:val="auto"/>
                <w:kern w:val="2"/>
                <w:sz w:val="21"/>
                <w:szCs w:val="21"/>
                <w:rPrChange w:id="257" w:author="demon" w:date="2015-10-11T15:19: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EC60BA" w:rsidP="009D5F86">
            <w:pPr>
              <w:rPr>
                <w:rFonts w:asciiTheme="minorEastAsia" w:eastAsiaTheme="minorEastAsia" w:hAnsiTheme="minorEastAsia"/>
                <w:color w:val="auto"/>
                <w:kern w:val="2"/>
                <w:sz w:val="21"/>
                <w:szCs w:val="21"/>
                <w:rPrChange w:id="258"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59" w:author="demon" w:date="2015-10-11T15:19:00Z">
                  <w:rPr>
                    <w:rFonts w:asciiTheme="minorEastAsia" w:eastAsiaTheme="minorEastAsia" w:hAnsiTheme="minorEastAsia"/>
                    <w:szCs w:val="21"/>
                  </w:rPr>
                </w:rPrChange>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60"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61" w:author="demon" w:date="2015-10-11T15:19:00Z">
                  <w:rPr>
                    <w:rFonts w:asciiTheme="minorEastAsia" w:eastAsiaTheme="minorEastAsia" w:hAnsiTheme="minorEastAsia" w:cs="宋体" w:hint="eastAsia"/>
                    <w:szCs w:val="21"/>
                  </w:rPr>
                </w:rPrChange>
              </w:rPr>
              <w:t>前置条</w:t>
            </w:r>
            <w:r w:rsidRPr="001F7666">
              <w:rPr>
                <w:rFonts w:asciiTheme="minorEastAsia" w:eastAsiaTheme="minorEastAsia" w:hAnsiTheme="minorEastAsia" w:hint="eastAsia"/>
                <w:color w:val="auto"/>
                <w:kern w:val="2"/>
                <w:sz w:val="21"/>
                <w:szCs w:val="21"/>
                <w:rPrChange w:id="262" w:author="demon" w:date="2015-10-11T15:19: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63"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64" w:author="demon" w:date="2015-10-11T15:19:00Z">
                  <w:rPr>
                    <w:rFonts w:asciiTheme="minorEastAsia" w:eastAsiaTheme="minorEastAsia" w:hAnsiTheme="minorEastAsia" w:hint="eastAsia"/>
                    <w:szCs w:val="21"/>
                  </w:rPr>
                </w:rPrChange>
              </w:rPr>
              <w:t>财务人员</w:t>
            </w:r>
            <w:r w:rsidRPr="001F7666">
              <w:rPr>
                <w:rFonts w:asciiTheme="minorEastAsia" w:eastAsiaTheme="minorEastAsia" w:hAnsiTheme="minorEastAsia"/>
                <w:color w:val="auto"/>
                <w:kern w:val="2"/>
                <w:sz w:val="21"/>
                <w:szCs w:val="21"/>
                <w:rPrChange w:id="265" w:author="demon" w:date="2015-10-11T15:19:00Z">
                  <w:rPr>
                    <w:rFonts w:asciiTheme="minorEastAsia" w:eastAsiaTheme="minorEastAsia" w:hAnsiTheme="minorEastAsia"/>
                    <w:szCs w:val="21"/>
                  </w:rPr>
                </w:rPrChange>
              </w:rPr>
              <w:t>、总经理</w:t>
            </w:r>
            <w:r w:rsidRPr="001F7666">
              <w:rPr>
                <w:rFonts w:asciiTheme="minorEastAsia" w:eastAsiaTheme="minorEastAsia" w:hAnsiTheme="minorEastAsia" w:hint="eastAsia"/>
                <w:color w:val="auto"/>
                <w:kern w:val="2"/>
                <w:sz w:val="21"/>
                <w:szCs w:val="21"/>
                <w:rPrChange w:id="266" w:author="demon" w:date="2015-10-11T15:19:00Z">
                  <w:rPr>
                    <w:rFonts w:asciiTheme="minorEastAsia" w:eastAsiaTheme="minorEastAsia" w:hAnsiTheme="minorEastAsia" w:hint="eastAsia"/>
                    <w:szCs w:val="21"/>
                  </w:rPr>
                </w:rPrChange>
              </w:rPr>
              <w:t>必须</w:t>
            </w:r>
            <w:r w:rsidRPr="001F7666">
              <w:rPr>
                <w:rFonts w:asciiTheme="minorEastAsia" w:eastAsiaTheme="minorEastAsia" w:hAnsiTheme="minorEastAsia"/>
                <w:color w:val="auto"/>
                <w:kern w:val="2"/>
                <w:sz w:val="21"/>
                <w:szCs w:val="21"/>
                <w:rPrChange w:id="267" w:author="demon" w:date="2015-10-11T15:19:00Z">
                  <w:rPr>
                    <w:rFonts w:asciiTheme="minorEastAsia" w:eastAsiaTheme="minorEastAsia" w:hAnsiTheme="minorEastAsia"/>
                    <w:szCs w:val="21"/>
                  </w:rPr>
                </w:rPrChange>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68"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69" w:author="demon" w:date="2015-10-11T15:19:00Z">
                  <w:rPr>
                    <w:rFonts w:asciiTheme="minorEastAsia" w:eastAsiaTheme="minorEastAsia" w:hAnsiTheme="minorEastAsia" w:cs="宋体" w:hint="eastAsia"/>
                    <w:szCs w:val="21"/>
                  </w:rPr>
                </w:rPrChange>
              </w:rPr>
              <w:t>后置条</w:t>
            </w:r>
            <w:r w:rsidRPr="001F7666">
              <w:rPr>
                <w:rFonts w:asciiTheme="minorEastAsia" w:eastAsiaTheme="minorEastAsia" w:hAnsiTheme="minorEastAsia" w:hint="eastAsia"/>
                <w:color w:val="auto"/>
                <w:kern w:val="2"/>
                <w:sz w:val="21"/>
                <w:szCs w:val="21"/>
                <w:rPrChange w:id="270" w:author="demon" w:date="2015-10-11T15:19: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71" w:author="demon" w:date="2015-10-11T15:19:00Z">
                  <w:rPr>
                    <w:rFonts w:asciiTheme="minorEastAsia" w:eastAsiaTheme="minorEastAsia" w:hAnsiTheme="minorEastAsia"/>
                    <w:szCs w:val="21"/>
                  </w:rPr>
                </w:rPrChange>
              </w:rPr>
            </w:pPr>
            <w:ins w:id="272" w:author="庞云奎" w:date="2015-09-30T17:29:00Z">
              <w:r w:rsidRPr="001F7666">
                <w:rPr>
                  <w:rFonts w:asciiTheme="minorEastAsia" w:eastAsiaTheme="minorEastAsia" w:hAnsiTheme="minorEastAsia"/>
                  <w:color w:val="auto"/>
                  <w:kern w:val="2"/>
                  <w:sz w:val="21"/>
                  <w:szCs w:val="21"/>
                  <w:rPrChange w:id="273" w:author="demon" w:date="2015-10-11T15:19:00Z">
                    <w:rPr>
                      <w:rFonts w:asciiTheme="minorEastAsia" w:eastAsiaTheme="minorEastAsia" w:hAnsiTheme="minorEastAsia"/>
                      <w:szCs w:val="21"/>
                    </w:rPr>
                  </w:rPrChange>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74" w:author="demon" w:date="2015-10-11T15:19:00Z">
                  <w:rPr>
                    <w:rFonts w:asciiTheme="minorEastAsia" w:eastAsiaTheme="minorEastAsia" w:hAnsiTheme="minorEastAsia" w:cs="宋体"/>
                    <w:szCs w:val="21"/>
                  </w:rPr>
                </w:rPrChange>
              </w:rPr>
            </w:pPr>
            <w:r w:rsidRPr="001F7666">
              <w:rPr>
                <w:rFonts w:asciiTheme="minorEastAsia" w:eastAsiaTheme="minorEastAsia" w:hAnsiTheme="minorEastAsia" w:hint="eastAsia"/>
                <w:color w:val="auto"/>
                <w:kern w:val="2"/>
                <w:sz w:val="21"/>
                <w:szCs w:val="21"/>
                <w:rPrChange w:id="275" w:author="demon" w:date="2015-10-11T15:19:00Z">
                  <w:rPr>
                    <w:rFonts w:asciiTheme="minorEastAsia" w:eastAsiaTheme="minorEastAsia" w:hAnsiTheme="minorEastAsia" w:cs="宋体" w:hint="eastAsia"/>
                    <w:szCs w:val="21"/>
                  </w:rPr>
                </w:rPrChange>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76"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77" w:author="demon" w:date="2015-10-11T15:19:00Z">
                  <w:rPr>
                    <w:rFonts w:asciiTheme="minorEastAsia" w:eastAsiaTheme="minorEastAsia" w:hAnsiTheme="minorEastAsia"/>
                    <w:szCs w:val="21"/>
                  </w:rPr>
                </w:rPrChange>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278"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279" w:author="demon" w:date="2015-10-11T15:19:00Z">
                  <w:rPr>
                    <w:rFonts w:asciiTheme="minorEastAsia" w:eastAsiaTheme="minorEastAsia" w:hAnsiTheme="minorEastAsia" w:cs="宋体" w:hint="eastAsia"/>
                    <w:szCs w:val="21"/>
                  </w:rPr>
                </w:rPrChange>
              </w:rPr>
              <w:t>正常流</w:t>
            </w:r>
            <w:r w:rsidRPr="001F7666">
              <w:rPr>
                <w:rFonts w:asciiTheme="minorEastAsia" w:eastAsiaTheme="minorEastAsia" w:hAnsiTheme="minorEastAsia" w:hint="eastAsia"/>
                <w:color w:val="auto"/>
                <w:kern w:val="2"/>
                <w:sz w:val="21"/>
                <w:szCs w:val="21"/>
                <w:rPrChange w:id="280" w:author="demon" w:date="2015-10-11T15:19: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EC60BA" w:rsidRPr="001F7666" w:rsidRDefault="00054BB3" w:rsidP="009D5F86">
            <w:pPr>
              <w:rPr>
                <w:rFonts w:asciiTheme="minorEastAsia" w:eastAsiaTheme="minorEastAsia" w:hAnsiTheme="minorEastAsia"/>
                <w:b/>
                <w:color w:val="auto"/>
                <w:kern w:val="2"/>
                <w:sz w:val="21"/>
                <w:szCs w:val="21"/>
                <w:rPrChange w:id="281" w:author="demon" w:date="2015-10-11T15:19:00Z">
                  <w:rPr>
                    <w:rFonts w:ascii="宋体" w:hAnsi="宋体"/>
                    <w:szCs w:val="21"/>
                  </w:rPr>
                </w:rPrChange>
              </w:rPr>
            </w:pPr>
            <w:r w:rsidRPr="001F7666">
              <w:rPr>
                <w:rFonts w:asciiTheme="minorEastAsia" w:eastAsiaTheme="minorEastAsia" w:hAnsiTheme="minorEastAsia"/>
                <w:b/>
                <w:color w:val="auto"/>
                <w:kern w:val="2"/>
                <w:sz w:val="21"/>
                <w:szCs w:val="21"/>
                <w:rPrChange w:id="282" w:author="demon" w:date="2015-10-11T15:20:00Z">
                  <w:rPr>
                    <w:rFonts w:ascii="宋体" w:hAnsi="宋体"/>
                    <w:szCs w:val="21"/>
                  </w:rPr>
                </w:rPrChange>
              </w:rPr>
              <w:t>1</w:t>
            </w:r>
            <w:r w:rsidRPr="001F7666">
              <w:rPr>
                <w:rFonts w:asciiTheme="minorEastAsia" w:eastAsiaTheme="minorEastAsia" w:hAnsiTheme="minorEastAsia"/>
                <w:b/>
                <w:color w:val="auto"/>
                <w:kern w:val="2"/>
                <w:sz w:val="21"/>
                <w:szCs w:val="21"/>
                <w:rPrChange w:id="283" w:author="demon" w:date="2015-10-11T15:19:00Z">
                  <w:rPr>
                    <w:rFonts w:ascii="宋体" w:hAnsi="宋体"/>
                    <w:szCs w:val="21"/>
                  </w:rPr>
                </w:rPrChange>
              </w:rPr>
              <w:t>.1</w:t>
            </w:r>
            <w:r w:rsidRPr="001F7666">
              <w:rPr>
                <w:rFonts w:asciiTheme="minorEastAsia" w:eastAsiaTheme="minorEastAsia" w:hAnsiTheme="minorEastAsia"/>
                <w:b/>
                <w:color w:val="auto"/>
                <w:kern w:val="2"/>
                <w:sz w:val="21"/>
                <w:szCs w:val="21"/>
                <w:rPrChange w:id="284" w:author="demon" w:date="2015-10-11T15:19:00Z">
                  <w:rPr>
                    <w:rFonts w:asciiTheme="minorEastAsia" w:eastAsiaTheme="minorEastAsia" w:hAnsiTheme="minorEastAsia"/>
                    <w:b/>
                    <w:szCs w:val="21"/>
                  </w:rPr>
                </w:rPrChange>
              </w:rPr>
              <w:t xml:space="preserve">  </w:t>
            </w:r>
            <w:r w:rsidRPr="001F7666">
              <w:rPr>
                <w:rFonts w:asciiTheme="minorEastAsia" w:eastAsiaTheme="minorEastAsia" w:hAnsiTheme="minorEastAsia"/>
                <w:b/>
                <w:color w:val="auto"/>
                <w:kern w:val="2"/>
                <w:sz w:val="21"/>
                <w:szCs w:val="21"/>
                <w:rPrChange w:id="285" w:author="demon" w:date="2015-10-11T15:19:00Z">
                  <w:rPr>
                    <w:rFonts w:ascii="宋体" w:hAnsi="宋体"/>
                    <w:szCs w:val="21"/>
                  </w:rPr>
                </w:rPrChange>
              </w:rPr>
              <w:t>财务人员、总经理</w:t>
            </w:r>
            <w:r w:rsidRPr="001F7666">
              <w:rPr>
                <w:rFonts w:asciiTheme="minorEastAsia" w:eastAsiaTheme="minorEastAsia" w:hAnsiTheme="minorEastAsia" w:hint="eastAsia"/>
                <w:b/>
                <w:color w:val="auto"/>
                <w:kern w:val="2"/>
                <w:sz w:val="21"/>
                <w:szCs w:val="21"/>
                <w:rPrChange w:id="286" w:author="demon" w:date="2015-10-11T15:19:00Z">
                  <w:rPr>
                    <w:rFonts w:ascii="宋体" w:hAnsi="宋体" w:hint="eastAsia"/>
                    <w:szCs w:val="21"/>
                  </w:rPr>
                </w:rPrChange>
              </w:rPr>
              <w:t>要求</w:t>
            </w:r>
            <w:r w:rsidRPr="001F7666">
              <w:rPr>
                <w:rFonts w:asciiTheme="minorEastAsia" w:eastAsiaTheme="minorEastAsia" w:hAnsiTheme="minorEastAsia"/>
                <w:b/>
                <w:color w:val="auto"/>
                <w:kern w:val="2"/>
                <w:sz w:val="21"/>
                <w:szCs w:val="21"/>
                <w:rPrChange w:id="287" w:author="demon" w:date="2015-10-11T15:19:00Z">
                  <w:rPr>
                    <w:rFonts w:ascii="宋体" w:hAnsi="宋体"/>
                    <w:szCs w:val="21"/>
                  </w:rPr>
                </w:rPrChange>
              </w:rPr>
              <w:t>查看成本收益表</w:t>
            </w:r>
          </w:p>
          <w:p w:rsidR="00054BB3" w:rsidRPr="001F7666" w:rsidRDefault="00054BB3" w:rsidP="009D5F86">
            <w:pPr>
              <w:ind w:firstLineChars="100" w:firstLine="210"/>
              <w:rPr>
                <w:rFonts w:asciiTheme="minorEastAsia" w:eastAsiaTheme="minorEastAsia" w:hAnsiTheme="minorEastAsia"/>
                <w:color w:val="auto"/>
                <w:kern w:val="2"/>
                <w:sz w:val="21"/>
                <w:szCs w:val="21"/>
                <w:rPrChange w:id="288"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89" w:author="demon" w:date="2015-10-11T15:19:00Z">
                  <w:rPr>
                    <w:rFonts w:asciiTheme="minorEastAsia" w:eastAsiaTheme="minorEastAsia" w:hAnsiTheme="minorEastAsia"/>
                    <w:szCs w:val="21"/>
                  </w:rPr>
                </w:rPrChange>
              </w:rPr>
              <w:t xml:space="preserve">1. </w:t>
            </w:r>
            <w:r w:rsidRPr="001F7666">
              <w:rPr>
                <w:rFonts w:asciiTheme="minorEastAsia" w:eastAsiaTheme="minorEastAsia" w:hAnsiTheme="minorEastAsia" w:hint="eastAsia"/>
                <w:color w:val="auto"/>
                <w:kern w:val="2"/>
                <w:sz w:val="21"/>
                <w:szCs w:val="21"/>
                <w:rPrChange w:id="290" w:author="demon" w:date="2015-10-11T15:19:00Z">
                  <w:rPr>
                    <w:rFonts w:asciiTheme="minorEastAsia" w:eastAsiaTheme="minorEastAsia" w:hAnsiTheme="minorEastAsia" w:hint="eastAsia"/>
                    <w:szCs w:val="21"/>
                  </w:rPr>
                </w:rPrChange>
              </w:rPr>
              <w:t>财务人员</w:t>
            </w:r>
            <w:r w:rsidR="001D0D18" w:rsidRPr="001F7666">
              <w:rPr>
                <w:rFonts w:asciiTheme="minorEastAsia" w:eastAsiaTheme="minorEastAsia" w:hAnsiTheme="minorEastAsia"/>
                <w:color w:val="auto"/>
                <w:kern w:val="2"/>
                <w:sz w:val="21"/>
                <w:szCs w:val="21"/>
                <w:rPrChange w:id="291" w:author="demon" w:date="2015-10-11T15:19:00Z">
                  <w:rPr>
                    <w:rFonts w:asciiTheme="minorEastAsia" w:eastAsiaTheme="minorEastAsia" w:hAnsiTheme="minorEastAsia"/>
                    <w:szCs w:val="21"/>
                  </w:rPr>
                </w:rPrChange>
              </w:rPr>
              <w:t>、总经理</w:t>
            </w:r>
            <w:r w:rsidR="000502F0" w:rsidRPr="001F7666">
              <w:rPr>
                <w:rFonts w:asciiTheme="minorEastAsia" w:eastAsiaTheme="minorEastAsia" w:hAnsiTheme="minorEastAsia"/>
                <w:color w:val="auto"/>
                <w:kern w:val="2"/>
                <w:sz w:val="21"/>
                <w:szCs w:val="21"/>
                <w:rPrChange w:id="292" w:author="demon" w:date="2015-10-11T15:19:00Z">
                  <w:rPr>
                    <w:rFonts w:asciiTheme="minorEastAsia" w:eastAsiaTheme="minorEastAsia" w:hAnsiTheme="minorEastAsia"/>
                    <w:szCs w:val="21"/>
                  </w:rPr>
                </w:rPrChange>
              </w:rPr>
              <w:t>从菜单中</w:t>
            </w:r>
            <w:r w:rsidR="001D0D18" w:rsidRPr="001F7666">
              <w:rPr>
                <w:rFonts w:asciiTheme="minorEastAsia" w:eastAsiaTheme="minorEastAsia" w:hAnsiTheme="minorEastAsia"/>
                <w:color w:val="auto"/>
                <w:kern w:val="2"/>
                <w:sz w:val="21"/>
                <w:szCs w:val="21"/>
                <w:rPrChange w:id="293" w:author="demon" w:date="2015-10-11T15:19:00Z">
                  <w:rPr>
                    <w:rFonts w:asciiTheme="minorEastAsia" w:eastAsiaTheme="minorEastAsia" w:hAnsiTheme="minorEastAsia"/>
                    <w:szCs w:val="21"/>
                  </w:rPr>
                </w:rPrChange>
              </w:rPr>
              <w:t>选择查看统计分析</w:t>
            </w:r>
          </w:p>
          <w:p w:rsidR="001D0D18" w:rsidRPr="001F7666" w:rsidRDefault="001D0D18" w:rsidP="009D5F86">
            <w:pPr>
              <w:ind w:firstLineChars="100" w:firstLine="210"/>
              <w:rPr>
                <w:rFonts w:asciiTheme="minorEastAsia" w:eastAsiaTheme="minorEastAsia" w:hAnsiTheme="minorEastAsia"/>
                <w:color w:val="auto"/>
                <w:kern w:val="2"/>
                <w:sz w:val="21"/>
                <w:szCs w:val="21"/>
                <w:rPrChange w:id="294"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95" w:author="demon" w:date="2015-10-11T15:19:00Z">
                  <w:rPr>
                    <w:rFonts w:asciiTheme="minorEastAsia" w:eastAsiaTheme="minorEastAsia" w:hAnsiTheme="minorEastAsia"/>
                    <w:szCs w:val="21"/>
                  </w:rPr>
                </w:rPrChange>
              </w:rPr>
              <w:t>2.系统显示查看统计分析界面</w:t>
            </w:r>
          </w:p>
          <w:p w:rsidR="001D0D18" w:rsidRPr="001F7666" w:rsidRDefault="001D0D18" w:rsidP="009D5F86">
            <w:pPr>
              <w:ind w:firstLineChars="100" w:firstLine="210"/>
              <w:rPr>
                <w:rFonts w:asciiTheme="minorEastAsia" w:eastAsiaTheme="minorEastAsia" w:hAnsiTheme="minorEastAsia"/>
                <w:color w:val="auto"/>
                <w:kern w:val="2"/>
                <w:sz w:val="21"/>
                <w:szCs w:val="21"/>
                <w:rPrChange w:id="296"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97" w:author="demon" w:date="2015-10-11T15:19:00Z">
                  <w:rPr>
                    <w:rFonts w:asciiTheme="minorEastAsia" w:eastAsiaTheme="minorEastAsia" w:hAnsiTheme="minorEastAsia"/>
                    <w:szCs w:val="21"/>
                  </w:rPr>
                </w:rPrChange>
              </w:rPr>
              <w:t>3.财务人员、总经理选择查看成本收益表</w:t>
            </w:r>
          </w:p>
          <w:p w:rsidR="001D0D18" w:rsidRPr="001F7666" w:rsidRDefault="001D0D18" w:rsidP="009D5F86">
            <w:pPr>
              <w:ind w:firstLineChars="100" w:firstLine="210"/>
              <w:rPr>
                <w:rFonts w:asciiTheme="minorEastAsia" w:eastAsiaTheme="minorEastAsia" w:hAnsiTheme="minorEastAsia"/>
                <w:color w:val="auto"/>
                <w:kern w:val="2"/>
                <w:sz w:val="21"/>
                <w:szCs w:val="21"/>
                <w:rPrChange w:id="298"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299" w:author="demon" w:date="2015-10-11T15:19:00Z">
                  <w:rPr>
                    <w:rFonts w:asciiTheme="minorEastAsia" w:eastAsiaTheme="minorEastAsia" w:hAnsiTheme="minorEastAsia"/>
                    <w:szCs w:val="21"/>
                  </w:rPr>
                </w:rPrChange>
              </w:rPr>
              <w:t>4.系统显示可选的成本收益表列表</w:t>
            </w:r>
          </w:p>
          <w:p w:rsidR="001D0D18" w:rsidRPr="001F7666" w:rsidRDefault="001D0D18" w:rsidP="009D5F86">
            <w:pPr>
              <w:ind w:firstLineChars="100" w:firstLine="210"/>
              <w:rPr>
                <w:rFonts w:asciiTheme="minorEastAsia" w:eastAsiaTheme="minorEastAsia" w:hAnsiTheme="minorEastAsia"/>
                <w:color w:val="auto"/>
                <w:kern w:val="2"/>
                <w:sz w:val="21"/>
                <w:szCs w:val="21"/>
                <w:rPrChange w:id="300"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01" w:author="demon" w:date="2015-10-11T15:19:00Z">
                  <w:rPr>
                    <w:rFonts w:asciiTheme="minorEastAsia" w:eastAsiaTheme="minorEastAsia" w:hAnsiTheme="minorEastAsia"/>
                    <w:szCs w:val="21"/>
                  </w:rPr>
                </w:rPrChange>
              </w:rPr>
              <w:t>5.财务人员、总经理选择一个成本收益表</w:t>
            </w:r>
          </w:p>
          <w:p w:rsidR="00054BB3" w:rsidRPr="001F7666" w:rsidRDefault="001D0D18" w:rsidP="001D0D18">
            <w:pPr>
              <w:ind w:firstLineChars="100" w:firstLine="210"/>
              <w:rPr>
                <w:rFonts w:asciiTheme="minorEastAsia" w:eastAsiaTheme="minorEastAsia" w:hAnsiTheme="minorEastAsia"/>
                <w:color w:val="auto"/>
                <w:kern w:val="2"/>
                <w:sz w:val="21"/>
                <w:szCs w:val="21"/>
                <w:rPrChange w:id="302"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03" w:author="demon" w:date="2015-10-11T15:19:00Z">
                  <w:rPr>
                    <w:rFonts w:asciiTheme="minorEastAsia" w:eastAsiaTheme="minorEastAsia" w:hAnsiTheme="minorEastAsia"/>
                    <w:szCs w:val="21"/>
                  </w:rPr>
                </w:rPrChange>
              </w:rPr>
              <w:t>6</w:t>
            </w:r>
            <w:r w:rsidR="00054BB3" w:rsidRPr="001F7666">
              <w:rPr>
                <w:rFonts w:asciiTheme="minorEastAsia" w:eastAsiaTheme="minorEastAsia" w:hAnsiTheme="minorEastAsia"/>
                <w:color w:val="auto"/>
                <w:kern w:val="2"/>
                <w:sz w:val="21"/>
                <w:szCs w:val="21"/>
                <w:rPrChange w:id="304" w:author="demon" w:date="2015-10-11T15:19:00Z">
                  <w:rPr>
                    <w:rFonts w:asciiTheme="minorEastAsia" w:eastAsiaTheme="minorEastAsia" w:hAnsiTheme="minorEastAsia"/>
                    <w:szCs w:val="21"/>
                  </w:rPr>
                </w:rPrChange>
              </w:rPr>
              <w:t xml:space="preserve">. </w:t>
            </w:r>
            <w:r w:rsidR="00054BB3" w:rsidRPr="001F7666">
              <w:rPr>
                <w:rFonts w:asciiTheme="minorEastAsia" w:eastAsiaTheme="minorEastAsia" w:hAnsiTheme="minorEastAsia" w:hint="eastAsia"/>
                <w:color w:val="auto"/>
                <w:kern w:val="2"/>
                <w:sz w:val="21"/>
                <w:szCs w:val="21"/>
                <w:rPrChange w:id="305" w:author="demon" w:date="2015-10-11T15:19:00Z">
                  <w:rPr>
                    <w:rFonts w:asciiTheme="minorEastAsia" w:eastAsiaTheme="minorEastAsia" w:hAnsiTheme="minorEastAsia" w:hint="eastAsia"/>
                    <w:szCs w:val="21"/>
                  </w:rPr>
                </w:rPrChange>
              </w:rPr>
              <w:t>系统显示成本收益表</w:t>
            </w:r>
          </w:p>
          <w:p w:rsidR="00054BB3" w:rsidRPr="001F7666" w:rsidRDefault="00054BB3" w:rsidP="009D5F86">
            <w:pPr>
              <w:rPr>
                <w:rFonts w:asciiTheme="minorEastAsia" w:eastAsiaTheme="minorEastAsia" w:hAnsiTheme="minorEastAsia"/>
                <w:color w:val="auto"/>
                <w:kern w:val="2"/>
                <w:sz w:val="21"/>
                <w:szCs w:val="21"/>
                <w:rPrChange w:id="306" w:author="demon" w:date="2015-10-11T15:19:00Z">
                  <w:rPr>
                    <w:rFonts w:asciiTheme="minorEastAsia" w:eastAsiaTheme="minorEastAsia" w:hAnsiTheme="minorEastAsia"/>
                    <w:szCs w:val="21"/>
                  </w:rPr>
                </w:rPrChange>
              </w:rPr>
            </w:pPr>
          </w:p>
          <w:p w:rsidR="00054BB3" w:rsidRPr="001F7666" w:rsidRDefault="00054BB3" w:rsidP="009D5F86">
            <w:pPr>
              <w:rPr>
                <w:rFonts w:asciiTheme="minorEastAsia" w:eastAsiaTheme="minorEastAsia" w:hAnsiTheme="minorEastAsia"/>
                <w:b/>
                <w:color w:val="auto"/>
                <w:kern w:val="2"/>
                <w:sz w:val="21"/>
                <w:szCs w:val="21"/>
                <w:rPrChange w:id="307" w:author="demon" w:date="2015-10-11T15:20:00Z">
                  <w:rPr>
                    <w:rFonts w:ascii="宋体" w:hAnsi="宋体"/>
                    <w:szCs w:val="21"/>
                  </w:rPr>
                </w:rPrChange>
              </w:rPr>
            </w:pPr>
            <w:r w:rsidRPr="001F7666">
              <w:rPr>
                <w:rFonts w:asciiTheme="minorEastAsia" w:eastAsiaTheme="minorEastAsia" w:hAnsiTheme="minorEastAsia"/>
                <w:b/>
                <w:color w:val="auto"/>
                <w:kern w:val="2"/>
                <w:sz w:val="21"/>
                <w:szCs w:val="21"/>
                <w:rPrChange w:id="308" w:author="demon" w:date="2015-10-11T15:20:00Z">
                  <w:rPr>
                    <w:rFonts w:asciiTheme="minorEastAsia" w:eastAsiaTheme="minorEastAsia" w:hAnsiTheme="minorEastAsia"/>
                    <w:b/>
                    <w:szCs w:val="21"/>
                  </w:rPr>
                </w:rPrChange>
              </w:rPr>
              <w:t xml:space="preserve">1.2  </w:t>
            </w:r>
            <w:r w:rsidRPr="001F7666">
              <w:rPr>
                <w:rFonts w:asciiTheme="minorEastAsia" w:eastAsiaTheme="minorEastAsia" w:hAnsiTheme="minorEastAsia"/>
                <w:b/>
                <w:color w:val="auto"/>
                <w:kern w:val="2"/>
                <w:sz w:val="21"/>
                <w:szCs w:val="21"/>
                <w:rPrChange w:id="309" w:author="demon" w:date="2015-10-11T15:20:00Z">
                  <w:rPr>
                    <w:rFonts w:ascii="宋体" w:hAnsi="宋体"/>
                    <w:szCs w:val="21"/>
                  </w:rPr>
                </w:rPrChange>
              </w:rPr>
              <w:t>财务人员、总经理</w:t>
            </w:r>
            <w:r w:rsidRPr="001F7666">
              <w:rPr>
                <w:rFonts w:asciiTheme="minorEastAsia" w:eastAsiaTheme="minorEastAsia" w:hAnsiTheme="minorEastAsia" w:hint="eastAsia"/>
                <w:b/>
                <w:color w:val="auto"/>
                <w:kern w:val="2"/>
                <w:sz w:val="21"/>
                <w:szCs w:val="21"/>
                <w:rPrChange w:id="310" w:author="demon" w:date="2015-10-11T15:20:00Z">
                  <w:rPr>
                    <w:rFonts w:ascii="宋体" w:hAnsi="宋体" w:hint="eastAsia"/>
                    <w:szCs w:val="21"/>
                  </w:rPr>
                </w:rPrChange>
              </w:rPr>
              <w:t>要求</w:t>
            </w:r>
            <w:r w:rsidRPr="001F7666">
              <w:rPr>
                <w:rFonts w:asciiTheme="minorEastAsia" w:eastAsiaTheme="minorEastAsia" w:hAnsiTheme="minorEastAsia"/>
                <w:b/>
                <w:color w:val="auto"/>
                <w:kern w:val="2"/>
                <w:sz w:val="21"/>
                <w:szCs w:val="21"/>
                <w:rPrChange w:id="311" w:author="demon" w:date="2015-10-11T15:20:00Z">
                  <w:rPr>
                    <w:rFonts w:ascii="宋体" w:hAnsi="宋体"/>
                    <w:szCs w:val="21"/>
                  </w:rPr>
                </w:rPrChange>
              </w:rPr>
              <w:t>查看经营状态表</w:t>
            </w:r>
          </w:p>
          <w:p w:rsidR="00ED29C1" w:rsidRPr="001F7666" w:rsidRDefault="00ED29C1" w:rsidP="00ED29C1">
            <w:pPr>
              <w:ind w:firstLineChars="100" w:firstLine="210"/>
              <w:rPr>
                <w:rFonts w:asciiTheme="minorEastAsia" w:eastAsiaTheme="minorEastAsia" w:hAnsiTheme="minorEastAsia"/>
                <w:color w:val="auto"/>
                <w:kern w:val="2"/>
                <w:sz w:val="21"/>
                <w:szCs w:val="21"/>
                <w:rPrChange w:id="312"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13" w:author="demon" w:date="2015-10-11T15:19:00Z">
                  <w:rPr>
                    <w:rFonts w:asciiTheme="minorEastAsia" w:eastAsiaTheme="minorEastAsia" w:hAnsiTheme="minorEastAsia"/>
                    <w:szCs w:val="21"/>
                  </w:rPr>
                </w:rPrChange>
              </w:rPr>
              <w:t xml:space="preserve">1. </w:t>
            </w:r>
            <w:r w:rsidRPr="001F7666">
              <w:rPr>
                <w:rFonts w:asciiTheme="minorEastAsia" w:eastAsiaTheme="minorEastAsia" w:hAnsiTheme="minorEastAsia" w:hint="eastAsia"/>
                <w:color w:val="auto"/>
                <w:kern w:val="2"/>
                <w:sz w:val="21"/>
                <w:szCs w:val="21"/>
                <w:rPrChange w:id="314" w:author="demon" w:date="2015-10-11T15:19:00Z">
                  <w:rPr>
                    <w:rFonts w:asciiTheme="minorEastAsia" w:eastAsiaTheme="minorEastAsia" w:hAnsiTheme="minorEastAsia" w:hint="eastAsia"/>
                    <w:szCs w:val="21"/>
                  </w:rPr>
                </w:rPrChange>
              </w:rPr>
              <w:t>财务人员</w:t>
            </w:r>
            <w:r w:rsidRPr="001F7666">
              <w:rPr>
                <w:rFonts w:asciiTheme="minorEastAsia" w:eastAsiaTheme="minorEastAsia" w:hAnsiTheme="minorEastAsia"/>
                <w:color w:val="auto"/>
                <w:kern w:val="2"/>
                <w:sz w:val="21"/>
                <w:szCs w:val="21"/>
                <w:rPrChange w:id="315" w:author="demon" w:date="2015-10-11T15:19:00Z">
                  <w:rPr>
                    <w:rFonts w:asciiTheme="minorEastAsia" w:eastAsiaTheme="minorEastAsia" w:hAnsiTheme="minorEastAsia"/>
                    <w:szCs w:val="21"/>
                  </w:rPr>
                </w:rPrChange>
              </w:rPr>
              <w:t>、总经理</w:t>
            </w:r>
            <w:r w:rsidR="000502F0" w:rsidRPr="001F7666">
              <w:rPr>
                <w:rFonts w:asciiTheme="minorEastAsia" w:eastAsiaTheme="minorEastAsia" w:hAnsiTheme="minorEastAsia"/>
                <w:color w:val="auto"/>
                <w:kern w:val="2"/>
                <w:sz w:val="21"/>
                <w:szCs w:val="21"/>
                <w:rPrChange w:id="316" w:author="demon" w:date="2015-10-11T15:19:00Z">
                  <w:rPr>
                    <w:rFonts w:asciiTheme="minorEastAsia" w:eastAsiaTheme="minorEastAsia" w:hAnsiTheme="minorEastAsia"/>
                    <w:szCs w:val="21"/>
                  </w:rPr>
                </w:rPrChange>
              </w:rPr>
              <w:t>从菜单中</w:t>
            </w:r>
            <w:r w:rsidRPr="001F7666">
              <w:rPr>
                <w:rFonts w:asciiTheme="minorEastAsia" w:eastAsiaTheme="minorEastAsia" w:hAnsiTheme="minorEastAsia"/>
                <w:color w:val="auto"/>
                <w:kern w:val="2"/>
                <w:sz w:val="21"/>
                <w:szCs w:val="21"/>
                <w:rPrChange w:id="317" w:author="demon" w:date="2015-10-11T15:19:00Z">
                  <w:rPr>
                    <w:rFonts w:asciiTheme="minorEastAsia" w:eastAsiaTheme="minorEastAsia" w:hAnsiTheme="minorEastAsia"/>
                    <w:szCs w:val="21"/>
                  </w:rPr>
                </w:rPrChange>
              </w:rPr>
              <w:t>选择查看统计分析</w:t>
            </w:r>
          </w:p>
          <w:p w:rsidR="00ED29C1" w:rsidRPr="001F7666" w:rsidRDefault="00ED29C1" w:rsidP="00ED29C1">
            <w:pPr>
              <w:ind w:firstLineChars="100" w:firstLine="210"/>
              <w:rPr>
                <w:rFonts w:asciiTheme="minorEastAsia" w:eastAsiaTheme="minorEastAsia" w:hAnsiTheme="minorEastAsia"/>
                <w:color w:val="auto"/>
                <w:kern w:val="2"/>
                <w:sz w:val="21"/>
                <w:szCs w:val="21"/>
                <w:rPrChange w:id="318"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19" w:author="demon" w:date="2015-10-11T15:19:00Z">
                  <w:rPr>
                    <w:rFonts w:asciiTheme="minorEastAsia" w:eastAsiaTheme="minorEastAsia" w:hAnsiTheme="minorEastAsia"/>
                    <w:szCs w:val="21"/>
                  </w:rPr>
                </w:rPrChange>
              </w:rPr>
              <w:t>2.系统显示查看统计分析界面</w:t>
            </w:r>
          </w:p>
          <w:p w:rsidR="00ED29C1" w:rsidRPr="001F7666" w:rsidRDefault="00ED29C1" w:rsidP="00ED29C1">
            <w:pPr>
              <w:ind w:firstLineChars="100" w:firstLine="210"/>
              <w:rPr>
                <w:rFonts w:asciiTheme="minorEastAsia" w:eastAsiaTheme="minorEastAsia" w:hAnsiTheme="minorEastAsia"/>
                <w:color w:val="auto"/>
                <w:kern w:val="2"/>
                <w:sz w:val="21"/>
                <w:szCs w:val="21"/>
                <w:rPrChange w:id="320"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21" w:author="demon" w:date="2015-10-11T15:19:00Z">
                  <w:rPr>
                    <w:rFonts w:asciiTheme="minorEastAsia" w:eastAsiaTheme="minorEastAsia" w:hAnsiTheme="minorEastAsia"/>
                    <w:szCs w:val="21"/>
                  </w:rPr>
                </w:rPrChange>
              </w:rPr>
              <w:t>3.财务人员、总经理选择查看经营状态表</w:t>
            </w:r>
          </w:p>
          <w:p w:rsidR="00ED29C1" w:rsidRPr="001F7666" w:rsidRDefault="00ED29C1" w:rsidP="00ED29C1">
            <w:pPr>
              <w:ind w:firstLineChars="100" w:firstLine="210"/>
              <w:rPr>
                <w:rFonts w:asciiTheme="minorEastAsia" w:eastAsiaTheme="minorEastAsia" w:hAnsiTheme="minorEastAsia"/>
                <w:color w:val="auto"/>
                <w:kern w:val="2"/>
                <w:sz w:val="21"/>
                <w:szCs w:val="21"/>
                <w:rPrChange w:id="322"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23" w:author="demon" w:date="2015-10-11T15:19:00Z">
                  <w:rPr>
                    <w:rFonts w:asciiTheme="minorEastAsia" w:eastAsiaTheme="minorEastAsia" w:hAnsiTheme="minorEastAsia"/>
                    <w:szCs w:val="21"/>
                  </w:rPr>
                </w:rPrChange>
              </w:rPr>
              <w:t>4.系统显示可选的经营状态表列表</w:t>
            </w:r>
          </w:p>
          <w:p w:rsidR="00ED29C1" w:rsidRPr="001F7666" w:rsidRDefault="00ED29C1" w:rsidP="00ED29C1">
            <w:pPr>
              <w:ind w:firstLineChars="100" w:firstLine="210"/>
              <w:rPr>
                <w:rFonts w:asciiTheme="minorEastAsia" w:eastAsiaTheme="minorEastAsia" w:hAnsiTheme="minorEastAsia"/>
                <w:color w:val="auto"/>
                <w:kern w:val="2"/>
                <w:sz w:val="21"/>
                <w:szCs w:val="21"/>
                <w:rPrChange w:id="324"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25" w:author="demon" w:date="2015-10-11T15:19:00Z">
                  <w:rPr>
                    <w:rFonts w:asciiTheme="minorEastAsia" w:eastAsiaTheme="minorEastAsia" w:hAnsiTheme="minorEastAsia"/>
                    <w:szCs w:val="21"/>
                  </w:rPr>
                </w:rPrChange>
              </w:rPr>
              <w:t>5.财务人员、总经理选择一个经营状态表</w:t>
            </w:r>
          </w:p>
          <w:p w:rsidR="00054BB3" w:rsidRPr="001F7666" w:rsidRDefault="00ED29C1" w:rsidP="009D5F86">
            <w:pPr>
              <w:ind w:firstLineChars="100" w:firstLine="210"/>
              <w:rPr>
                <w:rFonts w:asciiTheme="minorEastAsia" w:eastAsiaTheme="minorEastAsia" w:hAnsiTheme="minorEastAsia"/>
                <w:color w:val="auto"/>
                <w:kern w:val="2"/>
                <w:sz w:val="21"/>
                <w:szCs w:val="21"/>
                <w:rPrChange w:id="326" w:author="demon" w:date="2015-10-11T15:19:00Z">
                  <w:rPr>
                    <w:rFonts w:asciiTheme="minorEastAsia" w:eastAsiaTheme="minorEastAsia" w:hAnsiTheme="minorEastAsia"/>
                    <w:szCs w:val="21"/>
                  </w:rPr>
                </w:rPrChange>
              </w:rPr>
            </w:pPr>
            <w:r w:rsidRPr="001F7666">
              <w:rPr>
                <w:rFonts w:asciiTheme="minorEastAsia" w:eastAsiaTheme="minorEastAsia" w:hAnsiTheme="minorEastAsia"/>
                <w:color w:val="auto"/>
                <w:kern w:val="2"/>
                <w:sz w:val="21"/>
                <w:szCs w:val="21"/>
                <w:rPrChange w:id="327" w:author="demon" w:date="2015-10-11T15:19:00Z">
                  <w:rPr>
                    <w:rFonts w:asciiTheme="minorEastAsia" w:eastAsiaTheme="minorEastAsia" w:hAnsiTheme="minorEastAsia"/>
                    <w:szCs w:val="21"/>
                  </w:rPr>
                </w:rPrChange>
              </w:rPr>
              <w:t>6</w:t>
            </w:r>
            <w:r w:rsidR="00054BB3" w:rsidRPr="001F7666">
              <w:rPr>
                <w:rFonts w:asciiTheme="minorEastAsia" w:eastAsiaTheme="minorEastAsia" w:hAnsiTheme="minorEastAsia"/>
                <w:color w:val="auto"/>
                <w:kern w:val="2"/>
                <w:sz w:val="21"/>
                <w:szCs w:val="21"/>
                <w:rPrChange w:id="328" w:author="demon" w:date="2015-10-11T15:19:00Z">
                  <w:rPr>
                    <w:rFonts w:asciiTheme="minorEastAsia" w:eastAsiaTheme="minorEastAsia" w:hAnsiTheme="minorEastAsia"/>
                    <w:szCs w:val="21"/>
                  </w:rPr>
                </w:rPrChange>
              </w:rPr>
              <w:t xml:space="preserve">. </w:t>
            </w:r>
            <w:r w:rsidR="00054BB3" w:rsidRPr="001F7666">
              <w:rPr>
                <w:rFonts w:asciiTheme="minorEastAsia" w:eastAsiaTheme="minorEastAsia" w:hAnsiTheme="minorEastAsia" w:hint="eastAsia"/>
                <w:color w:val="auto"/>
                <w:kern w:val="2"/>
                <w:sz w:val="21"/>
                <w:szCs w:val="21"/>
                <w:rPrChange w:id="329" w:author="demon" w:date="2015-10-11T15:19:00Z">
                  <w:rPr>
                    <w:rFonts w:asciiTheme="minorEastAsia" w:eastAsiaTheme="minorEastAsia" w:hAnsiTheme="minorEastAsia" w:hint="eastAsia"/>
                    <w:szCs w:val="21"/>
                  </w:rPr>
                </w:rPrChange>
              </w:rPr>
              <w:t>系统显示</w:t>
            </w:r>
            <w:r w:rsidR="00054BB3" w:rsidRPr="001F7666">
              <w:rPr>
                <w:rFonts w:asciiTheme="minorEastAsia" w:eastAsiaTheme="minorEastAsia" w:hAnsiTheme="minorEastAsia"/>
                <w:color w:val="auto"/>
                <w:kern w:val="2"/>
                <w:sz w:val="21"/>
                <w:szCs w:val="21"/>
                <w:rPrChange w:id="330" w:author="demon" w:date="2015-10-11T15:19:00Z">
                  <w:rPr>
                    <w:rFonts w:asciiTheme="minorEastAsia" w:eastAsiaTheme="minorEastAsia" w:hAnsiTheme="minorEastAsia"/>
                    <w:szCs w:val="21"/>
                  </w:rPr>
                </w:rPrChange>
              </w:rPr>
              <w:t>经营状态表</w:t>
            </w:r>
            <w:del w:id="331" w:author="庞云奎" w:date="2015-09-30T17:29:00Z">
              <w:r w:rsidR="00054BB3" w:rsidRPr="001F7666" w:rsidDel="00FE40DF">
                <w:rPr>
                  <w:rFonts w:asciiTheme="minorEastAsia" w:eastAsiaTheme="minorEastAsia" w:hAnsiTheme="minorEastAsia"/>
                  <w:color w:val="auto"/>
                  <w:kern w:val="2"/>
                  <w:sz w:val="21"/>
                  <w:szCs w:val="21"/>
                  <w:rPrChange w:id="332" w:author="demon" w:date="2015-10-11T15:19:00Z">
                    <w:rPr>
                      <w:rFonts w:asciiTheme="minorEastAsia" w:eastAsiaTheme="minorEastAsia" w:hAnsiTheme="minorEastAsia"/>
                      <w:szCs w:val="21"/>
                    </w:rPr>
                  </w:rPrChange>
                </w:rPr>
                <w:delText>2.4系统生成日志记录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333"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334" w:author="demon" w:date="2015-10-11T15:19:00Z">
                  <w:rPr>
                    <w:rFonts w:asciiTheme="minorEastAsia" w:eastAsiaTheme="minorEastAsia" w:hAnsiTheme="minorEastAsia" w:cs="宋体" w:hint="eastAsia"/>
                    <w:szCs w:val="21"/>
                  </w:rPr>
                </w:rPrChange>
              </w:rPr>
              <w:t>扩展流</w:t>
            </w:r>
            <w:r w:rsidRPr="001F7666">
              <w:rPr>
                <w:rFonts w:asciiTheme="minorEastAsia" w:eastAsiaTheme="minorEastAsia" w:hAnsiTheme="minorEastAsia" w:hint="eastAsia"/>
                <w:color w:val="auto"/>
                <w:kern w:val="2"/>
                <w:sz w:val="21"/>
                <w:szCs w:val="21"/>
                <w:rPrChange w:id="335" w:author="demon" w:date="2015-10-11T15:19: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336"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337" w:author="demon" w:date="2015-10-11T15:19:00Z">
                  <w:rPr>
                    <w:rFonts w:asciiTheme="minorEastAsia" w:eastAsiaTheme="minorEastAsia" w:hAnsiTheme="minorEastAsia" w:hint="eastAsia"/>
                    <w:szCs w:val="21"/>
                  </w:rPr>
                </w:rPrChange>
              </w:rPr>
              <w:t>无</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338" w:author="demon" w:date="2015-10-11T15:19:00Z">
                  <w:rPr>
                    <w:rFonts w:asciiTheme="minorEastAsia" w:eastAsiaTheme="minorEastAsia" w:hAnsiTheme="minorEastAsia"/>
                    <w:szCs w:val="21"/>
                  </w:rPr>
                </w:rPrChange>
              </w:rPr>
            </w:pPr>
            <w:r w:rsidRPr="001F7666">
              <w:rPr>
                <w:rFonts w:asciiTheme="minorEastAsia" w:eastAsiaTheme="minorEastAsia" w:hAnsiTheme="minorEastAsia" w:hint="eastAsia"/>
                <w:color w:val="auto"/>
                <w:kern w:val="2"/>
                <w:sz w:val="21"/>
                <w:szCs w:val="21"/>
                <w:rPrChange w:id="339" w:author="demon" w:date="2015-10-11T15:19:00Z">
                  <w:rPr>
                    <w:rFonts w:asciiTheme="minorEastAsia" w:eastAsiaTheme="minorEastAsia" w:hAnsiTheme="minorEastAsia" w:cs="宋体" w:hint="eastAsia"/>
                    <w:szCs w:val="21"/>
                  </w:rPr>
                </w:rPrChange>
              </w:rPr>
              <w:t>特殊需</w:t>
            </w:r>
            <w:r w:rsidRPr="001F7666">
              <w:rPr>
                <w:rFonts w:asciiTheme="minorEastAsia" w:eastAsiaTheme="minorEastAsia" w:hAnsiTheme="minorEastAsia" w:hint="eastAsia"/>
                <w:color w:val="auto"/>
                <w:kern w:val="2"/>
                <w:sz w:val="21"/>
                <w:szCs w:val="21"/>
                <w:rPrChange w:id="340" w:author="demon" w:date="2015-10-11T15:19:00Z">
                  <w:rPr>
                    <w:rFonts w:asciiTheme="minorEastAsia" w:eastAsiaTheme="minorEastAsia" w:hAnsiTheme="minorEastAsia" w:cs="微软雅黑" w:hint="eastAsia"/>
                    <w:szCs w:val="21"/>
                  </w:rPr>
                </w:rPrChange>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1F7666" w:rsidRDefault="00054BB3" w:rsidP="009D5F86">
            <w:pPr>
              <w:rPr>
                <w:rFonts w:asciiTheme="minorEastAsia" w:eastAsiaTheme="minorEastAsia" w:hAnsiTheme="minorEastAsia"/>
                <w:color w:val="auto"/>
                <w:kern w:val="2"/>
                <w:sz w:val="21"/>
                <w:szCs w:val="21"/>
                <w:rPrChange w:id="341" w:author="demon" w:date="2015-10-11T15:19:00Z">
                  <w:rPr>
                    <w:rFonts w:asciiTheme="minorEastAsia" w:eastAsiaTheme="minorEastAsia" w:hAnsiTheme="minorEastAsia"/>
                    <w:szCs w:val="21"/>
                  </w:rPr>
                </w:rPrChange>
              </w:rPr>
            </w:pPr>
            <w:ins w:id="342" w:author="庞云奎" w:date="2015-09-30T17:30:00Z">
              <w:r w:rsidRPr="001F7666">
                <w:rPr>
                  <w:rFonts w:asciiTheme="minorEastAsia" w:eastAsiaTheme="minorEastAsia" w:hAnsiTheme="minorEastAsia"/>
                  <w:color w:val="auto"/>
                  <w:kern w:val="2"/>
                  <w:sz w:val="21"/>
                  <w:szCs w:val="21"/>
                  <w:rPrChange w:id="343" w:author="demon" w:date="2015-10-11T15:19:00Z">
                    <w:rPr>
                      <w:rFonts w:asciiTheme="minorEastAsia" w:eastAsiaTheme="minorEastAsia" w:hAnsiTheme="minorEastAsia"/>
                      <w:szCs w:val="21"/>
                    </w:rPr>
                  </w:rPrChange>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44" w:author="demon" w:date="2015-10-11T15:20:00Z">
                  <w:rPr>
                    <w:rFonts w:asciiTheme="minorEastAsia" w:eastAsiaTheme="minorEastAsia" w:hAnsiTheme="minorEastAsia"/>
                    <w:szCs w:val="21"/>
                  </w:rPr>
                </w:rPrChange>
              </w:rPr>
              <w:pPrChange w:id="345" w:author="demon" w:date="2015-10-11T15:20:00Z">
                <w:pPr>
                  <w:framePr w:hSpace="181" w:wrap="around" w:vAnchor="text" w:hAnchor="margin" w:y="212"/>
                  <w:suppressOverlap/>
                </w:pPr>
              </w:pPrChange>
            </w:pPr>
            <w:r w:rsidRPr="00BC17C7">
              <w:rPr>
                <w:rFonts w:asciiTheme="minorEastAsia" w:eastAsiaTheme="minorEastAsia" w:hAnsiTheme="minorEastAsia"/>
                <w:color w:val="auto"/>
                <w:kern w:val="2"/>
                <w:sz w:val="21"/>
                <w:szCs w:val="21"/>
                <w:rPrChange w:id="346" w:author="demon" w:date="2015-10-11T15:20:00Z">
                  <w:rPr>
                    <w:rFonts w:asciiTheme="minorEastAsia" w:eastAsiaTheme="minorEastAsia" w:hAnsiTheme="minorEastAsia"/>
                    <w:szCs w:val="21"/>
                  </w:rPr>
                </w:rPrChange>
              </w:rPr>
              <w:t>ID</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47" w:author="demon" w:date="2015-10-11T15:20:00Z">
                  <w:rPr>
                    <w:rFonts w:asciiTheme="minorEastAsia" w:eastAsiaTheme="minorEastAsia" w:hAnsiTheme="minorEastAsia"/>
                    <w:szCs w:val="21"/>
                  </w:rPr>
                </w:rPrChange>
              </w:rPr>
              <w:pPrChange w:id="348" w:author="demon" w:date="2015-10-11T15:20:00Z">
                <w:pPr>
                  <w:framePr w:hSpace="181" w:wrap="around" w:vAnchor="text" w:hAnchor="margin" w:y="212"/>
                  <w:suppressOverlap/>
                </w:pPr>
              </w:pPrChange>
            </w:pPr>
            <w:ins w:id="349" w:author="庞云奎" w:date="2015-09-30T17:31:00Z">
              <w:r w:rsidRPr="00BC17C7">
                <w:rPr>
                  <w:rFonts w:asciiTheme="minorEastAsia" w:eastAsiaTheme="minorEastAsia" w:hAnsiTheme="minorEastAsia"/>
                  <w:color w:val="auto"/>
                  <w:kern w:val="2"/>
                  <w:sz w:val="21"/>
                  <w:szCs w:val="21"/>
                  <w:rPrChange w:id="350" w:author="demon" w:date="2015-10-11T15:20:00Z">
                    <w:rPr>
                      <w:rFonts w:asciiTheme="minorEastAsia" w:eastAsiaTheme="minorEastAsia" w:hAnsiTheme="minorEastAsia"/>
                      <w:szCs w:val="21"/>
                    </w:rPr>
                  </w:rPrChange>
                </w:rPr>
                <w:t>22</w:t>
              </w:r>
            </w:ins>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51" w:author="demon" w:date="2015-10-11T15:20:00Z">
                  <w:rPr>
                    <w:rFonts w:asciiTheme="minorEastAsia" w:eastAsiaTheme="minorEastAsia" w:hAnsiTheme="minorEastAsia"/>
                    <w:szCs w:val="21"/>
                  </w:rPr>
                </w:rPrChange>
              </w:rPr>
              <w:pPrChange w:id="352"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53" w:author="demon" w:date="2015-10-11T15:20:00Z">
                  <w:rPr>
                    <w:rFonts w:asciiTheme="minorEastAsia" w:eastAsiaTheme="minorEastAsia" w:hAnsiTheme="minorEastAsia" w:cs="微软雅黑" w:hint="eastAsia"/>
                    <w:szCs w:val="21"/>
                  </w:rPr>
                </w:rPrChange>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54" w:author="demon" w:date="2015-10-11T15:20:00Z">
                  <w:rPr>
                    <w:rFonts w:asciiTheme="minorEastAsia" w:eastAsiaTheme="minorEastAsia" w:hAnsiTheme="minorEastAsia"/>
                    <w:szCs w:val="21"/>
                  </w:rPr>
                </w:rPrChange>
              </w:rPr>
              <w:pPrChange w:id="355"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56" w:author="demon" w:date="2015-10-11T15:20:00Z">
                  <w:rPr>
                    <w:rFonts w:asciiTheme="minorEastAsia" w:eastAsiaTheme="minorEastAsia" w:hAnsiTheme="minorEastAsia" w:hint="eastAsia"/>
                    <w:szCs w:val="21"/>
                  </w:rPr>
                </w:rPrChange>
              </w:rPr>
              <w:t>查看系统日志</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357"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358" w:author="demon" w:date="2015-10-11T15:20:00Z">
                  <w:rPr>
                    <w:rFonts w:asciiTheme="minorEastAsia" w:eastAsiaTheme="minorEastAsia" w:hAnsiTheme="minorEastAsia" w:cs="宋体" w:hint="eastAsia"/>
                    <w:szCs w:val="21"/>
                  </w:rPr>
                </w:rPrChange>
              </w:rPr>
              <w:t>创建</w:t>
            </w:r>
            <w:r w:rsidRPr="00BC17C7">
              <w:rPr>
                <w:rFonts w:asciiTheme="minorEastAsia" w:eastAsiaTheme="minorEastAsia" w:hAnsiTheme="minorEastAsia" w:hint="eastAsia"/>
                <w:color w:val="auto"/>
                <w:kern w:val="2"/>
                <w:sz w:val="21"/>
                <w:szCs w:val="21"/>
                <w:rPrChange w:id="359" w:author="demon" w:date="2015-10-11T15:20:00Z">
                  <w:rPr>
                    <w:rFonts w:asciiTheme="minorEastAsia" w:eastAsiaTheme="minorEastAsia" w:hAnsiTheme="minorEastAsia" w:cs="微软雅黑" w:hint="eastAsia"/>
                    <w:szCs w:val="21"/>
                  </w:rPr>
                </w:rPrChange>
              </w:rPr>
              <w:t>者</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60" w:author="demon" w:date="2015-10-11T15:20:00Z">
                  <w:rPr>
                    <w:rFonts w:asciiTheme="minorEastAsia" w:eastAsiaTheme="minorEastAsia" w:hAnsiTheme="minorEastAsia"/>
                    <w:szCs w:val="21"/>
                  </w:rPr>
                </w:rPrChange>
              </w:rPr>
              <w:pPrChange w:id="361"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62" w:author="demon" w:date="2015-10-11T15:20:00Z">
                  <w:rPr>
                    <w:rFonts w:asciiTheme="minorEastAsia" w:eastAsiaTheme="minorEastAsia" w:hAnsiTheme="minorEastAsia" w:hint="eastAsia"/>
                    <w:szCs w:val="21"/>
                  </w:rPr>
                </w:rPrChange>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63" w:author="demon" w:date="2015-10-11T15:20:00Z">
                  <w:rPr>
                    <w:rFonts w:asciiTheme="minorEastAsia" w:eastAsiaTheme="minorEastAsia" w:hAnsiTheme="minorEastAsia"/>
                    <w:szCs w:val="21"/>
                  </w:rPr>
                </w:rPrChange>
              </w:rPr>
              <w:pPrChange w:id="364"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65" w:author="demon" w:date="2015-10-11T15:20:00Z">
                  <w:rPr>
                    <w:rFonts w:asciiTheme="minorEastAsia" w:eastAsiaTheme="minorEastAsia" w:hAnsiTheme="minorEastAsia" w:cs="微软雅黑" w:hint="eastAsia"/>
                    <w:szCs w:val="21"/>
                  </w:rPr>
                </w:rPrChange>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66" w:author="demon" w:date="2015-10-11T15:20:00Z">
                  <w:rPr>
                    <w:rFonts w:asciiTheme="minorEastAsia" w:eastAsiaTheme="minorEastAsia" w:hAnsiTheme="minorEastAsia"/>
                    <w:szCs w:val="21"/>
                  </w:rPr>
                </w:rPrChange>
              </w:rPr>
              <w:pPrChange w:id="367" w:author="demon" w:date="2015-10-11T15:20:00Z">
                <w:pPr>
                  <w:framePr w:hSpace="181" w:wrap="around" w:vAnchor="text" w:hAnchor="margin" w:y="212"/>
                  <w:suppressOverlap/>
                </w:pPr>
              </w:pPrChange>
            </w:pPr>
            <w:r w:rsidRPr="00BC17C7">
              <w:rPr>
                <w:rFonts w:asciiTheme="minorEastAsia" w:eastAsiaTheme="minorEastAsia" w:hAnsiTheme="minorEastAsia"/>
                <w:color w:val="auto"/>
                <w:kern w:val="2"/>
                <w:sz w:val="21"/>
                <w:szCs w:val="21"/>
                <w:rPrChange w:id="368" w:author="demon" w:date="2015-10-11T15:20:00Z">
                  <w:rPr>
                    <w:rFonts w:asciiTheme="minorEastAsia" w:eastAsiaTheme="minorEastAsia" w:hAnsiTheme="minorEastAsia"/>
                    <w:szCs w:val="21"/>
                  </w:rPr>
                </w:rPrChange>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369"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370" w:author="demon" w:date="2015-10-11T15:20:00Z">
                  <w:rPr>
                    <w:rFonts w:asciiTheme="minorEastAsia" w:eastAsiaTheme="minorEastAsia" w:hAnsiTheme="minorEastAsia" w:cs="宋体" w:hint="eastAsia"/>
                    <w:szCs w:val="21"/>
                  </w:rPr>
                </w:rPrChange>
              </w:rPr>
              <w:t>创建日</w:t>
            </w:r>
            <w:r w:rsidRPr="00BC17C7">
              <w:rPr>
                <w:rFonts w:asciiTheme="minorEastAsia" w:eastAsiaTheme="minorEastAsia" w:hAnsiTheme="minorEastAsia" w:hint="eastAsia"/>
                <w:color w:val="auto"/>
                <w:kern w:val="2"/>
                <w:sz w:val="21"/>
                <w:szCs w:val="21"/>
                <w:rPrChange w:id="371" w:author="demon" w:date="2015-10-11T15:20:00Z">
                  <w:rPr>
                    <w:rFonts w:asciiTheme="minorEastAsia" w:eastAsiaTheme="minorEastAsia" w:hAnsiTheme="minorEastAsia" w:cs="微软雅黑" w:hint="eastAsia"/>
                    <w:szCs w:val="21"/>
                  </w:rPr>
                </w:rPrChange>
              </w:rPr>
              <w:t>期</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72" w:author="demon" w:date="2015-10-11T15:20:00Z">
                  <w:rPr>
                    <w:rFonts w:asciiTheme="minorEastAsia" w:eastAsiaTheme="minorEastAsia" w:hAnsiTheme="minorEastAsia"/>
                    <w:szCs w:val="21"/>
                  </w:rPr>
                </w:rPrChange>
              </w:rPr>
              <w:pPrChange w:id="373" w:author="demon" w:date="2015-10-11T15:20:00Z">
                <w:pPr>
                  <w:framePr w:hSpace="181" w:wrap="around" w:vAnchor="text" w:hAnchor="margin" w:y="212"/>
                  <w:suppressOverlap/>
                </w:pPr>
              </w:pPrChange>
            </w:pPr>
            <w:r w:rsidRPr="00BC17C7">
              <w:rPr>
                <w:rFonts w:asciiTheme="minorEastAsia" w:eastAsiaTheme="minorEastAsia" w:hAnsiTheme="minorEastAsia"/>
                <w:color w:val="auto"/>
                <w:kern w:val="2"/>
                <w:sz w:val="21"/>
                <w:szCs w:val="21"/>
                <w:rPrChange w:id="374" w:author="demon" w:date="2015-10-11T15:20:00Z">
                  <w:rPr>
                    <w:rFonts w:asciiTheme="minorEastAsia" w:eastAsiaTheme="minorEastAsia" w:hAnsiTheme="minorEastAsia"/>
                    <w:szCs w:val="21"/>
                  </w:rPr>
                </w:rPrChange>
              </w:rPr>
              <w:t>2015/9/28</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75" w:author="demon" w:date="2015-10-11T15:20:00Z">
                  <w:rPr>
                    <w:rFonts w:asciiTheme="minorEastAsia" w:eastAsiaTheme="minorEastAsia" w:hAnsiTheme="minorEastAsia"/>
                    <w:szCs w:val="21"/>
                  </w:rPr>
                </w:rPrChange>
              </w:rPr>
              <w:pPrChange w:id="376"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77" w:author="demon" w:date="2015-10-11T15:20:00Z">
                  <w:rPr>
                    <w:rFonts w:asciiTheme="minorEastAsia" w:eastAsiaTheme="minorEastAsia" w:hAnsiTheme="minorEastAsia" w:cs="微软雅黑" w:hint="eastAsia"/>
                    <w:szCs w:val="21"/>
                  </w:rPr>
                </w:rPrChange>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78" w:author="demon" w:date="2015-10-11T15:20:00Z">
                  <w:rPr>
                    <w:rFonts w:asciiTheme="minorEastAsia" w:eastAsiaTheme="minorEastAsia" w:hAnsiTheme="minorEastAsia"/>
                    <w:szCs w:val="21"/>
                  </w:rPr>
                </w:rPrChange>
              </w:rPr>
              <w:pPrChange w:id="379" w:author="demon" w:date="2015-10-11T15:20:00Z">
                <w:pPr>
                  <w:framePr w:hSpace="181" w:wrap="around" w:vAnchor="text" w:hAnchor="margin" w:y="212"/>
                  <w:suppressOverlap/>
                </w:pPr>
              </w:pPrChange>
            </w:pPr>
            <w:r w:rsidRPr="00BC17C7">
              <w:rPr>
                <w:rFonts w:asciiTheme="minorEastAsia" w:eastAsiaTheme="minorEastAsia" w:hAnsiTheme="minorEastAsia"/>
                <w:color w:val="auto"/>
                <w:kern w:val="2"/>
                <w:sz w:val="21"/>
                <w:szCs w:val="21"/>
                <w:rPrChange w:id="380" w:author="demon" w:date="2015-10-11T15:20:00Z">
                  <w:rPr>
                    <w:rFonts w:asciiTheme="minorEastAsia" w:eastAsiaTheme="minorEastAsia" w:hAnsiTheme="minorEastAsia"/>
                    <w:szCs w:val="21"/>
                  </w:rPr>
                </w:rPrChange>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381"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382" w:author="demon" w:date="2015-10-11T15:20:00Z">
                  <w:rPr>
                    <w:rFonts w:asciiTheme="minorEastAsia" w:eastAsiaTheme="minorEastAsia" w:hAnsiTheme="minorEastAsia" w:cs="宋体" w:hint="eastAsia"/>
                    <w:szCs w:val="21"/>
                  </w:rPr>
                </w:rPrChange>
              </w:rPr>
              <w:t>参与</w:t>
            </w:r>
            <w:r w:rsidRPr="00BC17C7">
              <w:rPr>
                <w:rFonts w:asciiTheme="minorEastAsia" w:eastAsiaTheme="minorEastAsia" w:hAnsiTheme="minorEastAsia" w:hint="eastAsia"/>
                <w:color w:val="auto"/>
                <w:kern w:val="2"/>
                <w:sz w:val="21"/>
                <w:szCs w:val="21"/>
                <w:rPrChange w:id="383" w:author="demon" w:date="2015-10-11T15:20:00Z">
                  <w:rPr>
                    <w:rFonts w:asciiTheme="minorEastAsia" w:eastAsiaTheme="minorEastAsia" w:hAnsiTheme="minorEastAsia" w:cs="微软雅黑" w:hint="eastAsia"/>
                    <w:szCs w:val="21"/>
                  </w:rPr>
                </w:rPrChange>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84" w:author="demon" w:date="2015-10-11T15:20:00Z">
                  <w:rPr>
                    <w:rFonts w:asciiTheme="minorEastAsia" w:eastAsiaTheme="minorEastAsia" w:hAnsiTheme="minorEastAsia"/>
                    <w:szCs w:val="21"/>
                  </w:rPr>
                </w:rPrChange>
              </w:rPr>
              <w:pPrChange w:id="385"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86" w:author="demon" w:date="2015-10-11T15:20:00Z">
                  <w:rPr>
                    <w:rFonts w:asciiTheme="minorEastAsia" w:eastAsiaTheme="minorEastAsia" w:hAnsiTheme="minorEastAsia" w:hint="eastAsia"/>
                    <w:szCs w:val="21"/>
                  </w:rPr>
                </w:rPrChange>
              </w:rPr>
              <w:t>总经理、财务人员，</w:t>
            </w:r>
            <w:r w:rsidRPr="00BC17C7">
              <w:rPr>
                <w:rFonts w:asciiTheme="minorEastAsia" w:eastAsiaTheme="minorEastAsia" w:hAnsiTheme="minorEastAsia"/>
                <w:color w:val="auto"/>
                <w:kern w:val="2"/>
                <w:sz w:val="21"/>
                <w:szCs w:val="21"/>
                <w:rPrChange w:id="387" w:author="demon" w:date="2015-10-11T15:20:00Z">
                  <w:rPr>
                    <w:rFonts w:asciiTheme="minorEastAsia" w:eastAsiaTheme="minorEastAsia" w:hAnsiTheme="minorEastAsia"/>
                    <w:szCs w:val="21"/>
                  </w:rPr>
                </w:rPrChange>
              </w:rPr>
              <w:t>目标</w:t>
            </w:r>
            <w:r w:rsidRPr="00BC17C7">
              <w:rPr>
                <w:rFonts w:asciiTheme="minorEastAsia" w:eastAsiaTheme="minorEastAsia" w:hAnsiTheme="minorEastAsia" w:hint="eastAsia"/>
                <w:color w:val="auto"/>
                <w:kern w:val="2"/>
                <w:sz w:val="21"/>
                <w:szCs w:val="21"/>
                <w:rPrChange w:id="388" w:author="demon" w:date="2015-10-11T15:20:00Z">
                  <w:rPr>
                    <w:rFonts w:asciiTheme="minorEastAsia" w:eastAsiaTheme="minorEastAsia" w:hAnsiTheme="minorEastAsia" w:hint="eastAsia"/>
                    <w:szCs w:val="21"/>
                  </w:rPr>
                </w:rPrChange>
              </w:rPr>
              <w:t>是方便查询之前的操作</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389"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390" w:author="demon" w:date="2015-10-11T15:20:00Z">
                  <w:rPr>
                    <w:rFonts w:asciiTheme="minorEastAsia" w:eastAsiaTheme="minorEastAsia" w:hAnsiTheme="minorEastAsia" w:cs="宋体" w:hint="eastAsia"/>
                    <w:szCs w:val="21"/>
                  </w:rPr>
                </w:rPrChange>
              </w:rPr>
              <w:t>触发条</w:t>
            </w:r>
            <w:r w:rsidRPr="00BC17C7">
              <w:rPr>
                <w:rFonts w:asciiTheme="minorEastAsia" w:eastAsiaTheme="minorEastAsia" w:hAnsiTheme="minorEastAsia" w:hint="eastAsia"/>
                <w:color w:val="auto"/>
                <w:kern w:val="2"/>
                <w:sz w:val="21"/>
                <w:szCs w:val="21"/>
                <w:rPrChange w:id="391" w:author="demon" w:date="2015-10-11T15:20: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E2777C" w:rsidRDefault="00EC60BA">
            <w:pPr>
              <w:pStyle w:val="11"/>
              <w:ind w:firstLineChars="100" w:firstLine="210"/>
              <w:rPr>
                <w:rFonts w:asciiTheme="minorEastAsia" w:eastAsiaTheme="minorEastAsia" w:hAnsiTheme="minorEastAsia" w:cstheme="minorBidi"/>
                <w:szCs w:val="21"/>
              </w:rPr>
              <w:pPrChange w:id="392" w:author="demon" w:date="2015-10-11T15:20:00Z">
                <w:pPr>
                  <w:pStyle w:val="11"/>
                  <w:framePr w:hSpace="181" w:wrap="around" w:vAnchor="text" w:hAnchor="margin" w:y="212"/>
                  <w:ind w:firstLineChars="0" w:firstLine="0"/>
                  <w:suppressOverlap/>
                </w:pPr>
              </w:pPrChange>
            </w:pPr>
            <w:r w:rsidRPr="00E2777C">
              <w:rPr>
                <w:rFonts w:asciiTheme="minorEastAsia" w:eastAsiaTheme="minorEastAsia" w:hAnsiTheme="minorEastAsia" w:cstheme="minorBidi" w:hint="eastAsia"/>
                <w:szCs w:val="21"/>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393"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394" w:author="demon" w:date="2015-10-11T15:20:00Z">
                  <w:rPr>
                    <w:rFonts w:asciiTheme="minorEastAsia" w:eastAsiaTheme="minorEastAsia" w:hAnsiTheme="minorEastAsia" w:cs="宋体" w:hint="eastAsia"/>
                    <w:szCs w:val="21"/>
                  </w:rPr>
                </w:rPrChange>
              </w:rPr>
              <w:t>前置条</w:t>
            </w:r>
            <w:r w:rsidRPr="00BC17C7">
              <w:rPr>
                <w:rFonts w:asciiTheme="minorEastAsia" w:eastAsiaTheme="minorEastAsia" w:hAnsiTheme="minorEastAsia" w:hint="eastAsia"/>
                <w:color w:val="auto"/>
                <w:kern w:val="2"/>
                <w:sz w:val="21"/>
                <w:szCs w:val="21"/>
                <w:rPrChange w:id="395" w:author="demon" w:date="2015-10-11T15:20: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396" w:author="demon" w:date="2015-10-11T15:20:00Z">
                  <w:rPr>
                    <w:rFonts w:asciiTheme="minorEastAsia" w:eastAsiaTheme="minorEastAsia" w:hAnsiTheme="minorEastAsia"/>
                    <w:szCs w:val="21"/>
                  </w:rPr>
                </w:rPrChange>
              </w:rPr>
              <w:pPrChange w:id="397" w:author="demon" w:date="2015-10-11T15:20:00Z">
                <w:pPr>
                  <w:framePr w:hSpace="181" w:wrap="around" w:vAnchor="text" w:hAnchor="margin" w:y="212"/>
                  <w:suppressOverlap/>
                </w:pPr>
              </w:pPrChange>
            </w:pPr>
            <w:r w:rsidRPr="00BC17C7">
              <w:rPr>
                <w:rFonts w:asciiTheme="minorEastAsia" w:eastAsiaTheme="minorEastAsia" w:hAnsiTheme="minorEastAsia" w:hint="eastAsia"/>
                <w:color w:val="auto"/>
                <w:kern w:val="2"/>
                <w:sz w:val="21"/>
                <w:szCs w:val="21"/>
                <w:rPrChange w:id="398" w:author="demon" w:date="2015-10-11T15:20:00Z">
                  <w:rPr>
                    <w:rFonts w:asciiTheme="minorEastAsia" w:eastAsiaTheme="minorEastAsia" w:hAnsiTheme="minorEastAsia" w:hint="eastAsia"/>
                    <w:szCs w:val="21"/>
                  </w:rPr>
                </w:rPrChange>
              </w:rPr>
              <w:t>总经理、财务人员必须</w:t>
            </w:r>
            <w:r w:rsidRPr="00BC17C7">
              <w:rPr>
                <w:rFonts w:asciiTheme="minorEastAsia" w:eastAsiaTheme="minorEastAsia" w:hAnsiTheme="minorEastAsia"/>
                <w:color w:val="auto"/>
                <w:kern w:val="2"/>
                <w:sz w:val="21"/>
                <w:szCs w:val="21"/>
                <w:rPrChange w:id="399" w:author="demon" w:date="2015-10-11T15:20:00Z">
                  <w:rPr>
                    <w:rFonts w:asciiTheme="minorEastAsia" w:eastAsiaTheme="minorEastAsia" w:hAnsiTheme="minorEastAsia"/>
                    <w:szCs w:val="21"/>
                  </w:rPr>
                </w:rPrChange>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400"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401" w:author="demon" w:date="2015-10-11T15:20:00Z">
                  <w:rPr>
                    <w:rFonts w:asciiTheme="minorEastAsia" w:eastAsiaTheme="minorEastAsia" w:hAnsiTheme="minorEastAsia" w:cs="宋体" w:hint="eastAsia"/>
                    <w:szCs w:val="21"/>
                  </w:rPr>
                </w:rPrChange>
              </w:rPr>
              <w:t>后置条</w:t>
            </w:r>
            <w:r w:rsidRPr="00BC17C7">
              <w:rPr>
                <w:rFonts w:asciiTheme="minorEastAsia" w:eastAsiaTheme="minorEastAsia" w:hAnsiTheme="minorEastAsia" w:hint="eastAsia"/>
                <w:color w:val="auto"/>
                <w:kern w:val="2"/>
                <w:sz w:val="21"/>
                <w:szCs w:val="21"/>
                <w:rPrChange w:id="402" w:author="demon" w:date="2015-10-11T15:20: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403" w:author="demon" w:date="2015-10-11T15:20:00Z">
                  <w:rPr>
                    <w:rFonts w:asciiTheme="minorEastAsia" w:eastAsiaTheme="minorEastAsia" w:hAnsiTheme="minorEastAsia"/>
                    <w:szCs w:val="21"/>
                  </w:rPr>
                </w:rPrChange>
              </w:rPr>
              <w:pPrChange w:id="404" w:author="demon" w:date="2015-10-11T15:20:00Z">
                <w:pPr>
                  <w:framePr w:hSpace="181" w:wrap="around" w:vAnchor="text" w:hAnchor="margin" w:y="212"/>
                  <w:suppressOverlap/>
                </w:pPr>
              </w:pPrChange>
            </w:pPr>
            <w:ins w:id="405" w:author="庞云奎" w:date="2015-09-30T17:31:00Z">
              <w:r w:rsidRPr="00BC17C7">
                <w:rPr>
                  <w:rFonts w:asciiTheme="minorEastAsia" w:eastAsiaTheme="minorEastAsia" w:hAnsiTheme="minorEastAsia"/>
                  <w:color w:val="auto"/>
                  <w:kern w:val="2"/>
                  <w:sz w:val="21"/>
                  <w:szCs w:val="21"/>
                  <w:rPrChange w:id="406" w:author="demon" w:date="2015-10-11T15:20:00Z">
                    <w:rPr>
                      <w:rFonts w:asciiTheme="minorEastAsia" w:eastAsiaTheme="minorEastAsia" w:hAnsiTheme="minorEastAsia"/>
                      <w:szCs w:val="21"/>
                    </w:rPr>
                  </w:rPrChange>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407" w:author="demon" w:date="2015-10-11T15:20:00Z">
                  <w:rPr>
                    <w:rFonts w:asciiTheme="minorEastAsia" w:eastAsiaTheme="minorEastAsia" w:hAnsiTheme="minorEastAsia" w:cs="宋体"/>
                    <w:szCs w:val="21"/>
                  </w:rPr>
                </w:rPrChange>
              </w:rPr>
            </w:pPr>
            <w:r w:rsidRPr="00BC17C7">
              <w:rPr>
                <w:rFonts w:asciiTheme="minorEastAsia" w:eastAsiaTheme="minorEastAsia" w:hAnsiTheme="minorEastAsia" w:hint="eastAsia"/>
                <w:color w:val="auto"/>
                <w:kern w:val="2"/>
                <w:sz w:val="21"/>
                <w:szCs w:val="21"/>
                <w:rPrChange w:id="408" w:author="demon" w:date="2015-10-11T15:20:00Z">
                  <w:rPr>
                    <w:rFonts w:asciiTheme="minorEastAsia" w:eastAsiaTheme="minorEastAsia" w:hAnsiTheme="minorEastAsia" w:cs="宋体" w:hint="eastAsia"/>
                    <w:szCs w:val="21"/>
                  </w:rPr>
                </w:rPrChange>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409" w:author="demon" w:date="2015-10-11T15:20:00Z">
                  <w:rPr>
                    <w:rFonts w:asciiTheme="minorEastAsia" w:eastAsiaTheme="minorEastAsia" w:hAnsiTheme="minorEastAsia"/>
                    <w:szCs w:val="21"/>
                  </w:rPr>
                </w:rPrChange>
              </w:rPr>
              <w:pPrChange w:id="410" w:author="demon" w:date="2015-10-11T15:20:00Z">
                <w:pPr>
                  <w:framePr w:hSpace="181" w:wrap="around" w:vAnchor="text" w:hAnchor="margin" w:y="212"/>
                  <w:suppressOverlap/>
                </w:pPr>
              </w:pPrChange>
            </w:pPr>
            <w:r w:rsidRPr="00BC17C7">
              <w:rPr>
                <w:rFonts w:asciiTheme="minorEastAsia" w:eastAsiaTheme="minorEastAsia" w:hAnsiTheme="minorEastAsia"/>
                <w:color w:val="auto"/>
                <w:kern w:val="2"/>
                <w:sz w:val="21"/>
                <w:szCs w:val="21"/>
                <w:rPrChange w:id="411" w:author="demon" w:date="2015-10-11T15:20:00Z">
                  <w:rPr>
                    <w:rFonts w:asciiTheme="minorEastAsia" w:eastAsiaTheme="minorEastAsia" w:hAnsiTheme="minorEastAsia"/>
                    <w:szCs w:val="21"/>
                  </w:rPr>
                </w:rPrChange>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412"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413" w:author="demon" w:date="2015-10-11T15:20:00Z">
                  <w:rPr>
                    <w:rFonts w:asciiTheme="minorEastAsia" w:eastAsiaTheme="minorEastAsia" w:hAnsiTheme="minorEastAsia" w:cs="宋体" w:hint="eastAsia"/>
                    <w:szCs w:val="21"/>
                  </w:rPr>
                </w:rPrChange>
              </w:rPr>
              <w:t>正常流</w:t>
            </w:r>
            <w:r w:rsidRPr="00BC17C7">
              <w:rPr>
                <w:rFonts w:asciiTheme="minorEastAsia" w:eastAsiaTheme="minorEastAsia" w:hAnsiTheme="minorEastAsia" w:hint="eastAsia"/>
                <w:color w:val="auto"/>
                <w:kern w:val="2"/>
                <w:sz w:val="21"/>
                <w:szCs w:val="21"/>
                <w:rPrChange w:id="414" w:author="demon" w:date="2015-10-11T15:20: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E2777C" w:rsidRDefault="00054BB3">
            <w:pPr>
              <w:pStyle w:val="11"/>
              <w:ind w:firstLineChars="100" w:firstLine="210"/>
              <w:rPr>
                <w:rFonts w:asciiTheme="minorEastAsia" w:eastAsiaTheme="minorEastAsia" w:hAnsiTheme="minorEastAsia" w:cstheme="minorBidi"/>
                <w:szCs w:val="21"/>
              </w:rPr>
              <w:pPrChange w:id="415" w:author="demon" w:date="2015-10-11T15:20:00Z">
                <w:pPr>
                  <w:pStyle w:val="11"/>
                  <w:framePr w:hSpace="181" w:wrap="around" w:vAnchor="text" w:hAnchor="margin" w:y="212"/>
                  <w:ind w:firstLineChars="0" w:firstLine="0"/>
                  <w:suppressOverlap/>
                </w:pPr>
              </w:pPrChange>
            </w:pPr>
            <w:r w:rsidRPr="00E2777C">
              <w:rPr>
                <w:rFonts w:asciiTheme="minorEastAsia" w:eastAsiaTheme="minorEastAsia" w:hAnsiTheme="minorEastAsia" w:cstheme="minorBidi"/>
                <w:szCs w:val="21"/>
              </w:rPr>
              <w:t xml:space="preserve">1.  </w:t>
            </w:r>
            <w:r w:rsidR="00F703E3" w:rsidRPr="00E2777C">
              <w:rPr>
                <w:rFonts w:asciiTheme="minorEastAsia" w:eastAsiaTheme="minorEastAsia" w:hAnsiTheme="minorEastAsia" w:cstheme="minorBidi" w:hint="eastAsia"/>
                <w:szCs w:val="21"/>
              </w:rPr>
              <w:t>总经理、财务人员</w:t>
            </w:r>
            <w:r w:rsidR="000502F0" w:rsidRPr="00E2777C">
              <w:rPr>
                <w:rFonts w:asciiTheme="minorEastAsia" w:eastAsiaTheme="minorEastAsia" w:hAnsiTheme="minorEastAsia" w:cstheme="minorBidi" w:hint="eastAsia"/>
                <w:szCs w:val="21"/>
              </w:rPr>
              <w:t>从菜单中</w:t>
            </w:r>
            <w:r w:rsidR="00F703E3" w:rsidRPr="00E2777C">
              <w:rPr>
                <w:rFonts w:asciiTheme="minorEastAsia" w:eastAsiaTheme="minorEastAsia" w:hAnsiTheme="minorEastAsia" w:cstheme="minorBidi" w:hint="eastAsia"/>
                <w:szCs w:val="21"/>
              </w:rPr>
              <w:t>选择查询日志功能</w:t>
            </w:r>
          </w:p>
          <w:p w:rsidR="00054BB3" w:rsidRPr="00674214" w:rsidRDefault="00054BB3">
            <w:pPr>
              <w:pStyle w:val="11"/>
              <w:ind w:firstLineChars="100" w:firstLine="210"/>
              <w:rPr>
                <w:rFonts w:asciiTheme="minorEastAsia" w:eastAsiaTheme="minorEastAsia" w:hAnsiTheme="minorEastAsia" w:cstheme="minorBidi"/>
                <w:szCs w:val="21"/>
              </w:rPr>
              <w:pPrChange w:id="416" w:author="demon" w:date="2015-10-11T15:20:00Z">
                <w:pPr>
                  <w:pStyle w:val="11"/>
                  <w:framePr w:hSpace="181" w:wrap="around" w:vAnchor="text" w:hAnchor="margin" w:y="212"/>
                  <w:ind w:firstLineChars="0" w:firstLine="0"/>
                  <w:suppressOverlap/>
                </w:pPr>
              </w:pPrChange>
            </w:pPr>
            <w:r w:rsidRPr="00674214">
              <w:rPr>
                <w:rFonts w:asciiTheme="minorEastAsia" w:eastAsiaTheme="minorEastAsia" w:hAnsiTheme="minorEastAsia" w:cstheme="minorBidi"/>
                <w:szCs w:val="21"/>
              </w:rPr>
              <w:t>2.  系统显示</w:t>
            </w:r>
            <w:r w:rsidR="00F703E3" w:rsidRPr="00674214">
              <w:rPr>
                <w:rFonts w:asciiTheme="minorEastAsia" w:eastAsiaTheme="minorEastAsia" w:hAnsiTheme="minorEastAsia" w:cstheme="minorBidi" w:hint="eastAsia"/>
                <w:szCs w:val="21"/>
              </w:rPr>
              <w:t>查询日志界面，并显示</w:t>
            </w:r>
            <w:r w:rsidRPr="00674214">
              <w:rPr>
                <w:rFonts w:asciiTheme="minorEastAsia" w:eastAsiaTheme="minorEastAsia" w:hAnsiTheme="minorEastAsia" w:cstheme="minorBidi" w:hint="eastAsia"/>
                <w:szCs w:val="21"/>
              </w:rPr>
              <w:t>截至当前时间的日志记录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417"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418" w:author="demon" w:date="2015-10-11T15:20:00Z">
                  <w:rPr>
                    <w:rFonts w:asciiTheme="minorEastAsia" w:eastAsiaTheme="minorEastAsia" w:hAnsiTheme="minorEastAsia" w:cs="宋体" w:hint="eastAsia"/>
                    <w:szCs w:val="21"/>
                  </w:rPr>
                </w:rPrChange>
              </w:rPr>
              <w:t>扩展流</w:t>
            </w:r>
            <w:r w:rsidRPr="00BC17C7">
              <w:rPr>
                <w:rFonts w:asciiTheme="minorEastAsia" w:eastAsiaTheme="minorEastAsia" w:hAnsiTheme="minorEastAsia" w:hint="eastAsia"/>
                <w:color w:val="auto"/>
                <w:kern w:val="2"/>
                <w:sz w:val="21"/>
                <w:szCs w:val="21"/>
                <w:rPrChange w:id="419" w:author="demon" w:date="2015-10-11T15:20: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420" w:author="demon" w:date="2015-10-11T15:20:00Z">
                  <w:rPr>
                    <w:rFonts w:asciiTheme="minorEastAsia" w:eastAsiaTheme="minorEastAsia" w:hAnsiTheme="minorEastAsia"/>
                    <w:szCs w:val="21"/>
                  </w:rPr>
                </w:rPrChange>
              </w:rPr>
              <w:pPrChange w:id="421" w:author="demon" w:date="2015-10-11T15:20:00Z">
                <w:pPr>
                  <w:framePr w:hSpace="181" w:wrap="around" w:vAnchor="text" w:hAnchor="margin" w:y="212"/>
                  <w:suppressOverlap/>
                </w:pPr>
              </w:pPrChange>
            </w:pPr>
            <w:ins w:id="422" w:author="庞云奎" w:date="2015-09-30T17:31:00Z">
              <w:r w:rsidRPr="00BC17C7">
                <w:rPr>
                  <w:rFonts w:asciiTheme="minorEastAsia" w:eastAsiaTheme="minorEastAsia" w:hAnsiTheme="minorEastAsia"/>
                  <w:color w:val="auto"/>
                  <w:kern w:val="2"/>
                  <w:sz w:val="21"/>
                  <w:szCs w:val="21"/>
                  <w:rPrChange w:id="423" w:author="demon" w:date="2015-10-11T15:20:00Z">
                    <w:rPr>
                      <w:rFonts w:asciiTheme="minorEastAsia" w:eastAsiaTheme="minorEastAsia" w:hAnsiTheme="minorEastAsia"/>
                      <w:szCs w:val="21"/>
                    </w:rPr>
                  </w:rPrChange>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C17C7" w:rsidRDefault="00054BB3" w:rsidP="00E2777C">
            <w:pPr>
              <w:rPr>
                <w:rFonts w:asciiTheme="minorEastAsia" w:eastAsiaTheme="minorEastAsia" w:hAnsiTheme="minorEastAsia"/>
                <w:color w:val="auto"/>
                <w:kern w:val="2"/>
                <w:sz w:val="21"/>
                <w:szCs w:val="21"/>
                <w:rPrChange w:id="424" w:author="demon" w:date="2015-10-11T15:20:00Z">
                  <w:rPr>
                    <w:rFonts w:asciiTheme="minorEastAsia" w:eastAsiaTheme="minorEastAsia" w:hAnsiTheme="minorEastAsia"/>
                    <w:szCs w:val="21"/>
                  </w:rPr>
                </w:rPrChange>
              </w:rPr>
            </w:pPr>
            <w:r w:rsidRPr="00BC17C7">
              <w:rPr>
                <w:rFonts w:asciiTheme="minorEastAsia" w:eastAsiaTheme="minorEastAsia" w:hAnsiTheme="minorEastAsia" w:hint="eastAsia"/>
                <w:color w:val="auto"/>
                <w:kern w:val="2"/>
                <w:sz w:val="21"/>
                <w:szCs w:val="21"/>
                <w:rPrChange w:id="425" w:author="demon" w:date="2015-10-11T15:20:00Z">
                  <w:rPr>
                    <w:rFonts w:asciiTheme="minorEastAsia" w:eastAsiaTheme="minorEastAsia" w:hAnsiTheme="minorEastAsia" w:cs="宋体" w:hint="eastAsia"/>
                    <w:szCs w:val="21"/>
                  </w:rPr>
                </w:rPrChange>
              </w:rPr>
              <w:t>特殊需</w:t>
            </w:r>
            <w:r w:rsidRPr="00BC17C7">
              <w:rPr>
                <w:rFonts w:asciiTheme="minorEastAsia" w:eastAsiaTheme="minorEastAsia" w:hAnsiTheme="minorEastAsia" w:hint="eastAsia"/>
                <w:color w:val="auto"/>
                <w:kern w:val="2"/>
                <w:sz w:val="21"/>
                <w:szCs w:val="21"/>
                <w:rPrChange w:id="426" w:author="demon" w:date="2015-10-11T15:20:00Z">
                  <w:rPr>
                    <w:rFonts w:asciiTheme="minorEastAsia" w:eastAsiaTheme="minorEastAsia" w:hAnsiTheme="minorEastAsia" w:cs="微软雅黑" w:hint="eastAsia"/>
                    <w:szCs w:val="21"/>
                  </w:rPr>
                </w:rPrChange>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C17C7" w:rsidRDefault="00054BB3">
            <w:pPr>
              <w:ind w:firstLineChars="100" w:firstLine="210"/>
              <w:rPr>
                <w:rFonts w:asciiTheme="minorEastAsia" w:eastAsiaTheme="minorEastAsia" w:hAnsiTheme="minorEastAsia"/>
                <w:color w:val="auto"/>
                <w:kern w:val="2"/>
                <w:sz w:val="21"/>
                <w:szCs w:val="21"/>
                <w:rPrChange w:id="427" w:author="demon" w:date="2015-10-11T15:20:00Z">
                  <w:rPr>
                    <w:rFonts w:asciiTheme="minorEastAsia" w:eastAsiaTheme="minorEastAsia" w:hAnsiTheme="minorEastAsia"/>
                    <w:szCs w:val="21"/>
                  </w:rPr>
                </w:rPrChange>
              </w:rPr>
              <w:pPrChange w:id="428" w:author="demon" w:date="2015-10-11T15:20:00Z">
                <w:pPr>
                  <w:framePr w:hSpace="181" w:wrap="around" w:vAnchor="text" w:hAnchor="margin" w:y="212"/>
                  <w:suppressOverlap/>
                </w:pPr>
              </w:pPrChange>
            </w:pPr>
            <w:ins w:id="429" w:author="庞云奎" w:date="2015-09-30T17:31:00Z">
              <w:r w:rsidRPr="00BC17C7">
                <w:rPr>
                  <w:rFonts w:asciiTheme="minorEastAsia" w:eastAsiaTheme="minorEastAsia" w:hAnsiTheme="minorEastAsia"/>
                  <w:color w:val="auto"/>
                  <w:kern w:val="2"/>
                  <w:sz w:val="21"/>
                  <w:szCs w:val="21"/>
                  <w:rPrChange w:id="430" w:author="demon" w:date="2015-10-11T15:20:00Z">
                    <w:rPr>
                      <w:rFonts w:asciiTheme="minorEastAsia" w:eastAsiaTheme="minorEastAsia" w:hAnsiTheme="minorEastAsia"/>
                      <w:szCs w:val="21"/>
                    </w:rPr>
                  </w:rPrChange>
                </w:rPr>
                <w:t>无</w:t>
              </w:r>
            </w:ins>
          </w:p>
        </w:tc>
      </w:tr>
    </w:tbl>
    <w:p w:rsidR="00054BB3" w:rsidRPr="00054BB3" w:rsidRDefault="00054BB3" w:rsidP="00054BB3">
      <w:pPr>
        <w:rPr>
          <w:rFonts w:asciiTheme="minorEastAsia" w:eastAsiaTheme="minorEastAsia" w:hAnsiTheme="minorEastAsia"/>
        </w:rPr>
      </w:pPr>
    </w:p>
    <w:tbl>
      <w:tblPr>
        <w:tblpPr w:leftFromText="181" w:rightFromText="181" w:vertAnchor="text" w:horzAnchor="margin" w:tblpY="188"/>
        <w:tblOverlap w:val="never"/>
        <w:tblW w:w="9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1"/>
      </w:tblGrid>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31"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432" w:author="demon" w:date="2015-10-11T15:21:00Z">
                  <w:rPr>
                    <w:rFonts w:asciiTheme="minorEastAsia" w:eastAsiaTheme="minorEastAsia" w:hAnsiTheme="minorEastAsia"/>
                  </w:rPr>
                </w:rPrChange>
              </w:rPr>
              <w:t>ID</w:t>
            </w:r>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33" w:author="demon" w:date="2015-10-11T15:21:00Z">
                  <w:rPr>
                    <w:rFonts w:asciiTheme="minorEastAsia" w:eastAsiaTheme="minorEastAsia" w:hAnsiTheme="minorEastAsia"/>
                  </w:rPr>
                </w:rPrChange>
              </w:rPr>
            </w:pPr>
            <w:del w:id="434" w:author="庞云奎" w:date="2015-09-30T17:30:00Z">
              <w:r w:rsidRPr="00EE26CD" w:rsidDel="00FE40DF">
                <w:rPr>
                  <w:rFonts w:asciiTheme="minorEastAsia" w:eastAsiaTheme="minorEastAsia" w:hAnsiTheme="minorEastAsia"/>
                  <w:color w:val="auto"/>
                  <w:kern w:val="2"/>
                  <w:sz w:val="21"/>
                  <w:szCs w:val="21"/>
                  <w:rPrChange w:id="435" w:author="demon" w:date="2015-10-11T15:21:00Z">
                    <w:rPr>
                      <w:rFonts w:asciiTheme="minorEastAsia" w:eastAsiaTheme="minorEastAsia" w:hAnsiTheme="minorEastAsia"/>
                    </w:rPr>
                  </w:rPrChange>
                </w:rPr>
                <w:delText>18</w:delText>
              </w:r>
            </w:del>
            <w:ins w:id="436" w:author="庞云奎" w:date="2015-09-30T17:30:00Z">
              <w:r w:rsidRPr="00EE26CD">
                <w:rPr>
                  <w:rFonts w:asciiTheme="minorEastAsia" w:eastAsiaTheme="minorEastAsia" w:hAnsiTheme="minorEastAsia"/>
                  <w:color w:val="auto"/>
                  <w:kern w:val="2"/>
                  <w:sz w:val="21"/>
                  <w:szCs w:val="21"/>
                  <w:rPrChange w:id="437" w:author="demon" w:date="2015-10-11T15:21:00Z">
                    <w:rPr>
                      <w:rFonts w:asciiTheme="minorEastAsia" w:eastAsiaTheme="minorEastAsia" w:hAnsiTheme="minorEastAsia"/>
                    </w:rPr>
                  </w:rPrChange>
                </w:rPr>
                <w:t>23</w:t>
              </w:r>
            </w:ins>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38"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439" w:author="demon" w:date="2015-10-11T15:21:00Z">
                  <w:rPr>
                    <w:rFonts w:asciiTheme="minorEastAsia" w:eastAsiaTheme="minorEastAsia" w:hAnsiTheme="minorEastAsia"/>
                  </w:rPr>
                </w:rPrChange>
              </w:rPr>
              <w:t>名称</w:t>
            </w:r>
          </w:p>
        </w:tc>
        <w:tc>
          <w:tcPr>
            <w:tcW w:w="2671" w:type="dxa"/>
          </w:tcPr>
          <w:p w:rsidR="00054BB3" w:rsidRPr="00EE26CD" w:rsidRDefault="00054BB3" w:rsidP="009D5F86">
            <w:pPr>
              <w:rPr>
                <w:rFonts w:asciiTheme="minorEastAsia" w:eastAsiaTheme="minorEastAsia" w:hAnsiTheme="minorEastAsia"/>
                <w:color w:val="auto"/>
                <w:kern w:val="2"/>
                <w:sz w:val="21"/>
                <w:szCs w:val="21"/>
                <w:rPrChange w:id="440"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41" w:author="demon" w:date="2015-10-11T15:21:00Z">
                  <w:rPr>
                    <w:rFonts w:asciiTheme="minorEastAsia" w:eastAsiaTheme="minorEastAsia" w:hAnsiTheme="minorEastAsia" w:hint="eastAsia"/>
                  </w:rPr>
                </w:rPrChange>
              </w:rPr>
              <w:t>人员机构管理</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42"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43" w:author="demon" w:date="2015-10-11T15:21:00Z">
                  <w:rPr>
                    <w:rFonts w:asciiTheme="minorEastAsia" w:eastAsiaTheme="minorEastAsia" w:hAnsiTheme="minorEastAsia" w:hint="eastAsia"/>
                  </w:rPr>
                </w:rPrChange>
              </w:rPr>
              <w:t>创建者</w:t>
            </w:r>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44"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45" w:author="demon" w:date="2015-10-11T15:21:00Z">
                  <w:rPr>
                    <w:rFonts w:asciiTheme="minorEastAsia" w:eastAsiaTheme="minorEastAsia" w:hAnsiTheme="minorEastAsia" w:hint="eastAsia"/>
                  </w:rPr>
                </w:rPrChange>
              </w:rPr>
              <w:t>何梦婷</w:t>
            </w:r>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46"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47" w:author="demon" w:date="2015-10-11T15:21:00Z">
                  <w:rPr>
                    <w:rFonts w:asciiTheme="minorEastAsia" w:eastAsiaTheme="minorEastAsia" w:hAnsiTheme="minorEastAsia" w:hint="eastAsia"/>
                  </w:rPr>
                </w:rPrChange>
              </w:rPr>
              <w:t>最后一次更新者</w:t>
            </w:r>
          </w:p>
        </w:tc>
        <w:tc>
          <w:tcPr>
            <w:tcW w:w="2671" w:type="dxa"/>
          </w:tcPr>
          <w:p w:rsidR="00054BB3" w:rsidRPr="00EE26CD" w:rsidRDefault="00054BB3" w:rsidP="009D5F86">
            <w:pPr>
              <w:rPr>
                <w:rFonts w:asciiTheme="minorEastAsia" w:eastAsiaTheme="minorEastAsia" w:hAnsiTheme="minorEastAsia"/>
                <w:color w:val="auto"/>
                <w:kern w:val="2"/>
                <w:sz w:val="21"/>
                <w:szCs w:val="21"/>
                <w:rPrChange w:id="448"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449" w:author="demon" w:date="2015-10-11T15:21:00Z">
                  <w:rPr>
                    <w:rFonts w:asciiTheme="minorEastAsia" w:eastAsiaTheme="minorEastAsia" w:hAnsiTheme="minorEastAsia"/>
                  </w:rPr>
                </w:rPrChange>
              </w:rPr>
              <w:t>庞云奎</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50"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51" w:author="demon" w:date="2015-10-11T15:21:00Z">
                  <w:rPr>
                    <w:rFonts w:asciiTheme="minorEastAsia" w:eastAsiaTheme="minorEastAsia" w:hAnsiTheme="minorEastAsia" w:hint="eastAsia"/>
                  </w:rPr>
                </w:rPrChange>
              </w:rPr>
              <w:t>创建日期</w:t>
            </w:r>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52"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453" w:author="demon" w:date="2015-10-11T15:21:00Z">
                  <w:rPr>
                    <w:rFonts w:asciiTheme="minorEastAsia" w:eastAsiaTheme="minorEastAsia" w:hAnsiTheme="minorEastAsia"/>
                  </w:rPr>
                </w:rPrChange>
              </w:rPr>
              <w:t>2015/9/24</w:t>
            </w:r>
          </w:p>
        </w:tc>
        <w:tc>
          <w:tcPr>
            <w:tcW w:w="2670" w:type="dxa"/>
          </w:tcPr>
          <w:p w:rsidR="00054BB3" w:rsidRPr="00EE26CD" w:rsidRDefault="00054BB3" w:rsidP="009D5F86">
            <w:pPr>
              <w:rPr>
                <w:rFonts w:asciiTheme="minorEastAsia" w:eastAsiaTheme="minorEastAsia" w:hAnsiTheme="minorEastAsia"/>
                <w:color w:val="auto"/>
                <w:kern w:val="2"/>
                <w:sz w:val="21"/>
                <w:szCs w:val="21"/>
                <w:rPrChange w:id="454"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55" w:author="demon" w:date="2015-10-11T15:21:00Z">
                  <w:rPr>
                    <w:rFonts w:asciiTheme="minorEastAsia" w:eastAsiaTheme="minorEastAsia" w:hAnsiTheme="minorEastAsia" w:hint="eastAsia"/>
                  </w:rPr>
                </w:rPrChange>
              </w:rPr>
              <w:t>最后更新日期</w:t>
            </w:r>
          </w:p>
        </w:tc>
        <w:tc>
          <w:tcPr>
            <w:tcW w:w="2671" w:type="dxa"/>
          </w:tcPr>
          <w:p w:rsidR="00054BB3" w:rsidRPr="00EE26CD" w:rsidRDefault="00054BB3" w:rsidP="009D5F86">
            <w:pPr>
              <w:rPr>
                <w:rFonts w:asciiTheme="minorEastAsia" w:eastAsiaTheme="minorEastAsia" w:hAnsiTheme="minorEastAsia"/>
                <w:color w:val="auto"/>
                <w:kern w:val="2"/>
                <w:sz w:val="21"/>
                <w:szCs w:val="21"/>
                <w:rPrChange w:id="456"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457" w:author="demon" w:date="2015-10-11T15:21:00Z">
                  <w:rPr>
                    <w:rFonts w:asciiTheme="minorEastAsia" w:eastAsiaTheme="minorEastAsia" w:hAnsiTheme="minorEastAsia"/>
                  </w:rPr>
                </w:rPrChange>
              </w:rPr>
              <w:t>2015/10/2</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58"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59" w:author="demon" w:date="2015-10-11T15:21:00Z">
                  <w:rPr>
                    <w:rFonts w:asciiTheme="minorEastAsia" w:eastAsiaTheme="minorEastAsia" w:hAnsiTheme="minorEastAsia" w:hint="eastAsia"/>
                  </w:rPr>
                </w:rPrChange>
              </w:rPr>
              <w:t>参与者</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460"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61" w:author="demon" w:date="2015-10-11T15:21:00Z">
                  <w:rPr>
                    <w:rFonts w:asciiTheme="minorEastAsia" w:eastAsiaTheme="minorEastAsia" w:hAnsiTheme="minorEastAsia" w:hint="eastAsia"/>
                  </w:rPr>
                </w:rPrChange>
              </w:rPr>
              <w:t>总经理，</w:t>
            </w:r>
            <w:r w:rsidRPr="00EE26CD">
              <w:rPr>
                <w:rFonts w:asciiTheme="minorEastAsia" w:eastAsiaTheme="minorEastAsia" w:hAnsiTheme="minorEastAsia"/>
                <w:color w:val="auto"/>
                <w:kern w:val="2"/>
                <w:sz w:val="21"/>
                <w:szCs w:val="21"/>
                <w:rPrChange w:id="462" w:author="demon" w:date="2015-10-11T15:21:00Z">
                  <w:rPr>
                    <w:rFonts w:asciiTheme="minorEastAsia" w:eastAsiaTheme="minorEastAsia" w:hAnsiTheme="minorEastAsia"/>
                  </w:rPr>
                </w:rPrChange>
              </w:rPr>
              <w:t>目标是</w:t>
            </w:r>
            <w:r w:rsidRPr="00EE26CD">
              <w:rPr>
                <w:rFonts w:asciiTheme="minorEastAsia" w:eastAsiaTheme="minorEastAsia" w:hAnsiTheme="minorEastAsia" w:hint="eastAsia"/>
                <w:color w:val="auto"/>
                <w:kern w:val="2"/>
                <w:sz w:val="21"/>
                <w:szCs w:val="21"/>
                <w:rPrChange w:id="463" w:author="demon" w:date="2015-10-11T15:21:00Z">
                  <w:rPr>
                    <w:rFonts w:asciiTheme="minorEastAsia" w:eastAsiaTheme="minorEastAsia" w:hAnsiTheme="minorEastAsia" w:hint="eastAsia"/>
                  </w:rPr>
                </w:rPrChange>
              </w:rPr>
              <w:t>方便进行工资</w:t>
            </w:r>
            <w:r w:rsidRPr="00EE26CD">
              <w:rPr>
                <w:rFonts w:asciiTheme="minorEastAsia" w:eastAsiaTheme="minorEastAsia" w:hAnsiTheme="minorEastAsia"/>
                <w:color w:val="auto"/>
                <w:kern w:val="2"/>
                <w:sz w:val="21"/>
                <w:szCs w:val="21"/>
                <w:rPrChange w:id="464" w:author="demon" w:date="2015-10-11T15:21:00Z">
                  <w:rPr>
                    <w:rFonts w:asciiTheme="minorEastAsia" w:eastAsiaTheme="minorEastAsia" w:hAnsiTheme="minorEastAsia"/>
                  </w:rPr>
                </w:rPrChange>
              </w:rPr>
              <w:t>与机构的管理</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65"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66" w:author="demon" w:date="2015-10-11T15:21:00Z">
                  <w:rPr>
                    <w:rFonts w:asciiTheme="minorEastAsia" w:eastAsiaTheme="minorEastAsia" w:hAnsiTheme="minorEastAsia" w:hint="eastAsia"/>
                  </w:rPr>
                </w:rPrChange>
              </w:rPr>
              <w:t>触发条件</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467"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68" w:author="demon" w:date="2015-10-11T15:21:00Z">
                  <w:rPr>
                    <w:rFonts w:asciiTheme="minorEastAsia" w:eastAsiaTheme="minorEastAsia" w:hAnsiTheme="minorEastAsia" w:hint="eastAsia"/>
                  </w:rPr>
                </w:rPrChange>
              </w:rPr>
              <w:t>人员变动</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69"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70" w:author="demon" w:date="2015-10-11T15:21:00Z">
                  <w:rPr>
                    <w:rFonts w:asciiTheme="minorEastAsia" w:eastAsiaTheme="minorEastAsia" w:hAnsiTheme="minorEastAsia" w:hint="eastAsia"/>
                  </w:rPr>
                </w:rPrChange>
              </w:rPr>
              <w:t>前置</w:t>
            </w:r>
            <w:r w:rsidRPr="00EE26CD">
              <w:rPr>
                <w:rFonts w:asciiTheme="minorEastAsia" w:eastAsiaTheme="minorEastAsia" w:hAnsiTheme="minorEastAsia"/>
                <w:color w:val="auto"/>
                <w:kern w:val="2"/>
                <w:sz w:val="21"/>
                <w:szCs w:val="21"/>
                <w:rPrChange w:id="471" w:author="demon" w:date="2015-10-11T15:21:00Z">
                  <w:rPr>
                    <w:rFonts w:asciiTheme="minorEastAsia" w:eastAsiaTheme="minorEastAsia" w:hAnsiTheme="minorEastAsia"/>
                  </w:rPr>
                </w:rPrChange>
              </w:rPr>
              <w:t>条件</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472"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73" w:author="demon" w:date="2015-10-11T15:21:00Z">
                  <w:rPr>
                    <w:rFonts w:asciiTheme="minorEastAsia" w:eastAsiaTheme="minorEastAsia" w:hAnsiTheme="minorEastAsia" w:hint="eastAsia"/>
                  </w:rPr>
                </w:rPrChange>
              </w:rPr>
              <w:t>总经理必须已经被识别和授权</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74"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75" w:author="demon" w:date="2015-10-11T15:21:00Z">
                  <w:rPr>
                    <w:rFonts w:asciiTheme="minorEastAsia" w:eastAsiaTheme="minorEastAsia" w:hAnsiTheme="minorEastAsia" w:hint="eastAsia"/>
                  </w:rPr>
                </w:rPrChange>
              </w:rPr>
              <w:t>后置条件</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476"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77" w:author="demon" w:date="2015-10-11T15:21:00Z">
                  <w:rPr>
                    <w:rFonts w:asciiTheme="minorEastAsia" w:eastAsiaTheme="minorEastAsia" w:hAnsiTheme="minorEastAsia" w:hint="eastAsia"/>
                  </w:rPr>
                </w:rPrChange>
              </w:rPr>
              <w:t>存储管理记录，包括人员机构信息、工资、城市距离、价格</w:t>
            </w:r>
            <w:ins w:id="478" w:author="庞云奎" w:date="2015-09-30T17:25:00Z">
              <w:r w:rsidRPr="00EE26CD">
                <w:rPr>
                  <w:rFonts w:asciiTheme="minorEastAsia" w:eastAsiaTheme="minorEastAsia" w:hAnsiTheme="minorEastAsia" w:hint="eastAsia"/>
                  <w:color w:val="auto"/>
                  <w:kern w:val="2"/>
                  <w:sz w:val="21"/>
                  <w:szCs w:val="21"/>
                  <w:rPrChange w:id="479" w:author="demon" w:date="2015-10-11T15:21:00Z">
                    <w:rPr>
                      <w:rFonts w:asciiTheme="minorEastAsia" w:eastAsiaTheme="minorEastAsia" w:hAnsiTheme="minorEastAsia" w:hint="eastAsia"/>
                    </w:rPr>
                  </w:rPrChange>
                </w:rPr>
                <w:t>；系统记录操作到日志</w:t>
              </w:r>
            </w:ins>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80"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81" w:author="demon" w:date="2015-10-11T15:21:00Z">
                  <w:rPr>
                    <w:rFonts w:asciiTheme="minorEastAsia" w:eastAsiaTheme="minorEastAsia" w:hAnsiTheme="minorEastAsia" w:hint="eastAsia"/>
                  </w:rPr>
                </w:rPrChange>
              </w:rPr>
              <w:t>优先级</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482"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83" w:author="demon" w:date="2015-10-11T15:21:00Z">
                  <w:rPr>
                    <w:rFonts w:asciiTheme="minorEastAsia" w:eastAsiaTheme="minorEastAsia" w:hAnsiTheme="minorEastAsia" w:hint="eastAsia"/>
                  </w:rPr>
                </w:rPrChange>
              </w:rPr>
              <w:t>高</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484"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485" w:author="demon" w:date="2015-10-11T15:21:00Z">
                  <w:rPr>
                    <w:rFonts w:asciiTheme="minorEastAsia" w:eastAsiaTheme="minorEastAsia" w:hAnsiTheme="minorEastAsia" w:hint="eastAsia"/>
                  </w:rPr>
                </w:rPrChange>
              </w:rPr>
              <w:t>正常</w:t>
            </w:r>
            <w:r w:rsidRPr="00EE26CD">
              <w:rPr>
                <w:rFonts w:asciiTheme="minorEastAsia" w:eastAsiaTheme="minorEastAsia" w:hAnsiTheme="minorEastAsia"/>
                <w:color w:val="auto"/>
                <w:kern w:val="2"/>
                <w:sz w:val="21"/>
                <w:szCs w:val="21"/>
                <w:rPrChange w:id="486" w:author="demon" w:date="2015-10-11T15:21:00Z">
                  <w:rPr>
                    <w:rFonts w:asciiTheme="minorEastAsia" w:eastAsiaTheme="minorEastAsia" w:hAnsiTheme="minorEastAsia"/>
                  </w:rPr>
                </w:rPrChange>
              </w:rPr>
              <w:t>流程</w:t>
            </w:r>
          </w:p>
        </w:tc>
        <w:tc>
          <w:tcPr>
            <w:tcW w:w="8011" w:type="dxa"/>
            <w:gridSpan w:val="3"/>
          </w:tcPr>
          <w:p w:rsidR="005E64D7" w:rsidRPr="00E2777C" w:rsidRDefault="005E64D7" w:rsidP="00054BB3">
            <w:pPr>
              <w:pStyle w:val="11"/>
              <w:numPr>
                <w:ilvl w:val="0"/>
                <w:numId w:val="25"/>
              </w:numPr>
              <w:ind w:firstLineChars="0"/>
              <w:rPr>
                <w:rFonts w:asciiTheme="minorEastAsia" w:eastAsiaTheme="minorEastAsia" w:hAnsiTheme="minorEastAsia" w:cstheme="minorBidi"/>
                <w:szCs w:val="21"/>
              </w:rPr>
            </w:pPr>
            <w:r w:rsidRPr="00E2777C">
              <w:rPr>
                <w:rFonts w:asciiTheme="minorEastAsia" w:eastAsiaTheme="minorEastAsia" w:hAnsiTheme="minorEastAsia" w:cstheme="minorBidi"/>
                <w:szCs w:val="21"/>
              </w:rPr>
              <w:t>总经理</w:t>
            </w:r>
            <w:r w:rsidR="000502F0" w:rsidRPr="00E2777C">
              <w:rPr>
                <w:rFonts w:asciiTheme="minorEastAsia" w:eastAsiaTheme="minorEastAsia" w:hAnsiTheme="minorEastAsia" w:cstheme="minorBidi"/>
                <w:szCs w:val="21"/>
              </w:rPr>
              <w:t>从菜单中</w:t>
            </w:r>
            <w:r w:rsidRPr="00E2777C">
              <w:rPr>
                <w:rFonts w:asciiTheme="minorEastAsia" w:eastAsiaTheme="minorEastAsia" w:hAnsiTheme="minorEastAsia" w:cstheme="minorBidi"/>
                <w:szCs w:val="21"/>
              </w:rPr>
              <w:t>选择人员机构管理功能</w:t>
            </w:r>
          </w:p>
          <w:p w:rsidR="005E64D7" w:rsidRPr="00674214" w:rsidRDefault="005E64D7"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系统显示人员结构管理界面</w:t>
            </w:r>
          </w:p>
          <w:p w:rsidR="00054BB3" w:rsidRPr="00E2777C" w:rsidRDefault="00054BB3"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总经理</w:t>
            </w:r>
            <w:r w:rsidRPr="00674214">
              <w:rPr>
                <w:rFonts w:asciiTheme="minorEastAsia" w:eastAsiaTheme="minorEastAsia" w:hAnsiTheme="minorEastAsia" w:cstheme="minorBidi"/>
                <w:szCs w:val="21"/>
              </w:rPr>
              <w:t>输入人员机构的具体信息，包括人员姓名，</w:t>
            </w:r>
            <w:ins w:id="487" w:author="demon" w:date="2015-10-12T22:55:00Z">
              <w:r w:rsidR="00D37EBC">
                <w:rPr>
                  <w:rFonts w:asciiTheme="minorEastAsia" w:eastAsiaTheme="minorEastAsia" w:hAnsiTheme="minorEastAsia" w:cstheme="minorBidi" w:hint="eastAsia"/>
                  <w:szCs w:val="21"/>
                </w:rPr>
                <w:t>性别，</w:t>
              </w:r>
            </w:ins>
            <w:r w:rsidRPr="00E2777C">
              <w:rPr>
                <w:rFonts w:asciiTheme="minorEastAsia" w:eastAsiaTheme="minorEastAsia" w:hAnsiTheme="minorEastAsia" w:cstheme="minorBidi"/>
                <w:szCs w:val="21"/>
              </w:rPr>
              <w:t>工号，职位</w:t>
            </w:r>
            <w:ins w:id="488" w:author="demon" w:date="2015-10-12T22:55:00Z">
              <w:r w:rsidR="00D37EBC">
                <w:rPr>
                  <w:rFonts w:asciiTheme="minorEastAsia" w:eastAsiaTheme="minorEastAsia" w:hAnsiTheme="minorEastAsia" w:cstheme="minorBidi" w:hint="eastAsia"/>
                  <w:szCs w:val="21"/>
                </w:rPr>
                <w:t>，</w:t>
              </w:r>
              <w:r w:rsidR="00D37EBC">
                <w:rPr>
                  <w:rFonts w:asciiTheme="minorEastAsia" w:eastAsiaTheme="minorEastAsia" w:hAnsiTheme="minorEastAsia" w:cstheme="minorBidi"/>
                  <w:szCs w:val="21"/>
                </w:rPr>
                <w:t>联系方式，</w:t>
              </w:r>
              <w:r w:rsidR="00D37EBC">
                <w:rPr>
                  <w:rFonts w:asciiTheme="minorEastAsia" w:eastAsiaTheme="minorEastAsia" w:hAnsiTheme="minorEastAsia" w:cstheme="minorBidi" w:hint="eastAsia"/>
                  <w:szCs w:val="21"/>
                </w:rPr>
                <w:t>入职日期</w:t>
              </w:r>
            </w:ins>
            <w:del w:id="489" w:author="demon" w:date="2015-10-12T17:01:00Z">
              <w:r w:rsidRPr="00E2777C" w:rsidDel="004E2D6B">
                <w:rPr>
                  <w:rFonts w:asciiTheme="minorEastAsia" w:eastAsiaTheme="minorEastAsia" w:hAnsiTheme="minorEastAsia" w:cstheme="minorBidi"/>
                  <w:szCs w:val="21"/>
                </w:rPr>
                <w:delText>，工资</w:delText>
              </w:r>
            </w:del>
            <w:r w:rsidRPr="00E2777C">
              <w:rPr>
                <w:rFonts w:asciiTheme="minorEastAsia" w:eastAsiaTheme="minorEastAsia" w:hAnsiTheme="minorEastAsia" w:cstheme="minorBidi"/>
                <w:szCs w:val="21"/>
              </w:rPr>
              <w:t>；机构名称、地址</w:t>
            </w:r>
          </w:p>
          <w:p w:rsidR="00054BB3" w:rsidRPr="00674214" w:rsidRDefault="00054BB3"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系统记录</w:t>
            </w:r>
            <w:r w:rsidRPr="00674214">
              <w:rPr>
                <w:rFonts w:asciiTheme="minorEastAsia" w:eastAsiaTheme="minorEastAsia" w:hAnsiTheme="minorEastAsia" w:cstheme="minorBidi"/>
                <w:szCs w:val="21"/>
              </w:rPr>
              <w:t>人员机构的具体信息</w:t>
            </w:r>
          </w:p>
          <w:p w:rsidR="00054BB3" w:rsidRPr="00674214" w:rsidRDefault="00054BB3"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总经理设置不同工作人员的薪水（按月、计次、提成）</w:t>
            </w:r>
          </w:p>
          <w:p w:rsidR="00054BB3" w:rsidRPr="00674214" w:rsidRDefault="00054BB3"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系统</w:t>
            </w:r>
            <w:r w:rsidRPr="00674214">
              <w:rPr>
                <w:rFonts w:asciiTheme="minorEastAsia" w:eastAsiaTheme="minorEastAsia" w:hAnsiTheme="minorEastAsia" w:cstheme="minorBidi"/>
                <w:szCs w:val="21"/>
              </w:rPr>
              <w:t>记录不同工作人员</w:t>
            </w:r>
            <w:r w:rsidRPr="00674214">
              <w:rPr>
                <w:rFonts w:asciiTheme="minorEastAsia" w:eastAsiaTheme="minorEastAsia" w:hAnsiTheme="minorEastAsia" w:cstheme="minorBidi" w:hint="eastAsia"/>
                <w:szCs w:val="21"/>
              </w:rPr>
              <w:t>的</w:t>
            </w:r>
            <w:r w:rsidRPr="00674214">
              <w:rPr>
                <w:rFonts w:asciiTheme="minorEastAsia" w:eastAsiaTheme="minorEastAsia" w:hAnsiTheme="minorEastAsia" w:cstheme="minorBidi"/>
                <w:szCs w:val="21"/>
              </w:rPr>
              <w:t>工资</w:t>
            </w:r>
          </w:p>
          <w:p w:rsidR="00054BB3" w:rsidRPr="002A4F8A" w:rsidRDefault="00054BB3" w:rsidP="00054BB3">
            <w:pPr>
              <w:pStyle w:val="11"/>
              <w:numPr>
                <w:ilvl w:val="0"/>
                <w:numId w:val="25"/>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总经理制定城市距离、价格等常量</w:t>
            </w:r>
          </w:p>
          <w:p w:rsidR="00054BB3" w:rsidRPr="00EE26CD" w:rsidRDefault="00054BB3" w:rsidP="00054BB3">
            <w:pPr>
              <w:pStyle w:val="11"/>
              <w:numPr>
                <w:ilvl w:val="0"/>
                <w:numId w:val="25"/>
              </w:numPr>
              <w:ind w:firstLineChars="0"/>
              <w:rPr>
                <w:rFonts w:asciiTheme="minorEastAsia" w:eastAsiaTheme="minorEastAsia" w:hAnsiTheme="minorEastAsia" w:cstheme="minorBidi"/>
                <w:szCs w:val="21"/>
                <w:rPrChange w:id="490" w:author="demon" w:date="2015-10-11T15:21:00Z">
                  <w:rPr>
                    <w:rFonts w:asciiTheme="minorEastAsia" w:eastAsiaTheme="minorEastAsia" w:hAnsiTheme="minorEastAsia"/>
                  </w:rPr>
                </w:rPrChange>
              </w:rPr>
            </w:pPr>
            <w:r w:rsidRPr="00EE26CD">
              <w:rPr>
                <w:rFonts w:asciiTheme="minorEastAsia" w:eastAsiaTheme="minorEastAsia" w:hAnsiTheme="minorEastAsia" w:cstheme="minorBidi" w:hint="eastAsia"/>
                <w:szCs w:val="21"/>
                <w:rPrChange w:id="491" w:author="demon" w:date="2015-10-11T15:21:00Z">
                  <w:rPr>
                    <w:rFonts w:asciiTheme="minorEastAsia" w:eastAsiaTheme="minorEastAsia" w:hAnsiTheme="minorEastAsia" w:hint="eastAsia"/>
                  </w:rPr>
                </w:rPrChange>
              </w:rPr>
              <w:t>系统更新</w:t>
            </w:r>
            <w:r w:rsidRPr="00EE26CD">
              <w:rPr>
                <w:rFonts w:asciiTheme="minorEastAsia" w:eastAsiaTheme="minorEastAsia" w:hAnsiTheme="minorEastAsia" w:cstheme="minorBidi"/>
                <w:szCs w:val="21"/>
                <w:rPrChange w:id="492" w:author="demon" w:date="2015-10-11T15:21:00Z">
                  <w:rPr>
                    <w:rFonts w:asciiTheme="minorEastAsia" w:eastAsiaTheme="minorEastAsia" w:hAnsiTheme="minorEastAsia"/>
                  </w:rPr>
                </w:rPrChange>
              </w:rPr>
              <w:t>数据并</w:t>
            </w:r>
            <w:r w:rsidRPr="00EE26CD">
              <w:rPr>
                <w:rFonts w:asciiTheme="minorEastAsia" w:eastAsiaTheme="minorEastAsia" w:hAnsiTheme="minorEastAsia" w:cstheme="minorBidi" w:hint="eastAsia"/>
                <w:szCs w:val="21"/>
                <w:rPrChange w:id="493" w:author="demon" w:date="2015-10-11T15:21:00Z">
                  <w:rPr>
                    <w:rFonts w:asciiTheme="minorEastAsia" w:eastAsiaTheme="minorEastAsia" w:hAnsiTheme="minorEastAsia" w:hint="eastAsia"/>
                  </w:rPr>
                </w:rPrChange>
              </w:rPr>
              <w:t>自动在新的业务单中使用更新后的新数据</w:t>
            </w:r>
          </w:p>
          <w:p w:rsidR="00054BB3" w:rsidRPr="00EE26CD" w:rsidRDefault="00054BB3" w:rsidP="00054BB3">
            <w:pPr>
              <w:pStyle w:val="11"/>
              <w:numPr>
                <w:ilvl w:val="0"/>
                <w:numId w:val="25"/>
              </w:numPr>
              <w:ind w:firstLineChars="0"/>
              <w:rPr>
                <w:rFonts w:asciiTheme="minorEastAsia" w:eastAsiaTheme="minorEastAsia" w:hAnsiTheme="minorEastAsia" w:cstheme="minorBidi"/>
                <w:szCs w:val="21"/>
                <w:rPrChange w:id="494" w:author="demon" w:date="2015-10-11T15:21:00Z">
                  <w:rPr>
                    <w:rFonts w:asciiTheme="minorEastAsia" w:eastAsiaTheme="minorEastAsia" w:hAnsiTheme="minorEastAsia"/>
                  </w:rPr>
                </w:rPrChange>
              </w:rPr>
            </w:pPr>
            <w:r w:rsidRPr="00EE26CD">
              <w:rPr>
                <w:rFonts w:asciiTheme="minorEastAsia" w:eastAsiaTheme="minorEastAsia" w:hAnsiTheme="minorEastAsia" w:cstheme="minorBidi" w:hint="eastAsia"/>
                <w:szCs w:val="21"/>
                <w:rPrChange w:id="495" w:author="demon" w:date="2015-10-11T15:21:00Z">
                  <w:rPr>
                    <w:rFonts w:asciiTheme="minorEastAsia" w:eastAsiaTheme="minorEastAsia" w:hAnsiTheme="minorEastAsia" w:hint="eastAsia"/>
                  </w:rPr>
                </w:rPrChange>
              </w:rPr>
              <w:t>系统</w:t>
            </w:r>
            <w:ins w:id="496" w:author="庞云奎" w:date="2015-09-30T17:25:00Z">
              <w:r w:rsidRPr="00EE26CD">
                <w:rPr>
                  <w:rFonts w:asciiTheme="minorEastAsia" w:eastAsiaTheme="minorEastAsia" w:hAnsiTheme="minorEastAsia" w:cstheme="minorBidi" w:hint="eastAsia"/>
                  <w:szCs w:val="21"/>
                  <w:rPrChange w:id="497" w:author="demon" w:date="2015-10-11T15:21:00Z">
                    <w:rPr>
                      <w:rFonts w:asciiTheme="minorEastAsia" w:eastAsiaTheme="minorEastAsia" w:hAnsiTheme="minorEastAsia" w:hint="eastAsia"/>
                    </w:rPr>
                  </w:rPrChange>
                </w:rPr>
                <w:t>记录“人员机构管理”和时间到日志</w:t>
              </w:r>
            </w:ins>
            <w:del w:id="498" w:author="庞云奎" w:date="2015-09-30T17:25:00Z">
              <w:r w:rsidRPr="00EE26CD" w:rsidDel="00FE40DF">
                <w:rPr>
                  <w:rFonts w:asciiTheme="minorEastAsia" w:eastAsiaTheme="minorEastAsia" w:hAnsiTheme="minorEastAsia" w:cstheme="minorBidi" w:hint="eastAsia"/>
                  <w:szCs w:val="21"/>
                  <w:rPrChange w:id="499" w:author="demon" w:date="2015-10-11T15:21:00Z">
                    <w:rPr>
                      <w:rFonts w:asciiTheme="minorEastAsia" w:eastAsiaTheme="minorEastAsia" w:hAnsiTheme="minorEastAsia" w:hint="eastAsia"/>
                    </w:rPr>
                  </w:rPrChange>
                </w:rPr>
                <w:delText>生成日志记录</w:delText>
              </w:r>
            </w:del>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500"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501" w:author="demon" w:date="2015-10-11T15:21:00Z">
                  <w:rPr>
                    <w:rFonts w:asciiTheme="minorEastAsia" w:eastAsiaTheme="minorEastAsia" w:hAnsiTheme="minorEastAsia" w:hint="eastAsia"/>
                  </w:rPr>
                </w:rPrChange>
              </w:rPr>
              <w:t>扩展流程</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502" w:author="demon" w:date="2015-10-11T15:21:00Z">
                  <w:rPr>
                    <w:rFonts w:asciiTheme="minorEastAsia" w:eastAsiaTheme="minorEastAsia" w:hAnsiTheme="minorEastAsia"/>
                  </w:rPr>
                </w:rPrChange>
              </w:rPr>
            </w:pPr>
            <w:r w:rsidRPr="00EE26CD">
              <w:rPr>
                <w:rFonts w:asciiTheme="minorEastAsia" w:eastAsiaTheme="minorEastAsia" w:hAnsiTheme="minorEastAsia"/>
                <w:color w:val="auto"/>
                <w:kern w:val="2"/>
                <w:sz w:val="21"/>
                <w:szCs w:val="21"/>
                <w:rPrChange w:id="503" w:author="demon" w:date="2015-10-11T15:21:00Z">
                  <w:rPr>
                    <w:rFonts w:asciiTheme="minorEastAsia" w:eastAsiaTheme="minorEastAsia" w:hAnsiTheme="minorEastAsia"/>
                  </w:rPr>
                </w:rPrChange>
              </w:rPr>
              <w:t xml:space="preserve">1a.  </w:t>
            </w:r>
            <w:r w:rsidRPr="00EE26CD">
              <w:rPr>
                <w:rFonts w:asciiTheme="minorEastAsia" w:eastAsiaTheme="minorEastAsia" w:hAnsiTheme="minorEastAsia" w:hint="eastAsia"/>
                <w:color w:val="auto"/>
                <w:kern w:val="2"/>
                <w:sz w:val="21"/>
                <w:szCs w:val="21"/>
                <w:rPrChange w:id="504" w:author="demon" w:date="2015-10-11T15:21:00Z">
                  <w:rPr>
                    <w:rFonts w:asciiTheme="minorEastAsia" w:eastAsiaTheme="minorEastAsia" w:hAnsiTheme="minorEastAsia" w:hint="eastAsia"/>
                  </w:rPr>
                </w:rPrChange>
              </w:rPr>
              <w:t>信息</w:t>
            </w:r>
            <w:r w:rsidRPr="00EE26CD">
              <w:rPr>
                <w:rFonts w:asciiTheme="minorEastAsia" w:eastAsiaTheme="minorEastAsia" w:hAnsiTheme="minorEastAsia"/>
                <w:color w:val="auto"/>
                <w:kern w:val="2"/>
                <w:sz w:val="21"/>
                <w:szCs w:val="21"/>
                <w:rPrChange w:id="505" w:author="demon" w:date="2015-10-11T15:21:00Z">
                  <w:rPr>
                    <w:rFonts w:asciiTheme="minorEastAsia" w:eastAsiaTheme="minorEastAsia" w:hAnsiTheme="minorEastAsia"/>
                  </w:rPr>
                </w:rPrChange>
              </w:rPr>
              <w:t>输入格式错误</w:t>
            </w:r>
          </w:p>
          <w:p w:rsidR="00054BB3" w:rsidRPr="00E2777C" w:rsidRDefault="00054BB3" w:rsidP="00054BB3">
            <w:pPr>
              <w:pStyle w:val="11"/>
              <w:numPr>
                <w:ilvl w:val="0"/>
                <w:numId w:val="26"/>
              </w:numPr>
              <w:ind w:firstLineChars="0"/>
              <w:rPr>
                <w:rFonts w:asciiTheme="minorEastAsia" w:eastAsiaTheme="minorEastAsia" w:hAnsiTheme="minorEastAsia" w:cstheme="minorBidi"/>
                <w:szCs w:val="21"/>
              </w:rPr>
            </w:pPr>
            <w:r w:rsidRPr="00E2777C">
              <w:rPr>
                <w:rFonts w:asciiTheme="minorEastAsia" w:eastAsiaTheme="minorEastAsia" w:hAnsiTheme="minorEastAsia" w:cstheme="minorBidi" w:hint="eastAsia"/>
                <w:szCs w:val="21"/>
              </w:rPr>
              <w:t>系统</w:t>
            </w:r>
            <w:r w:rsidRPr="00E2777C">
              <w:rPr>
                <w:rFonts w:asciiTheme="minorEastAsia" w:eastAsiaTheme="minorEastAsia" w:hAnsiTheme="minorEastAsia" w:cstheme="minorBidi"/>
                <w:szCs w:val="21"/>
              </w:rPr>
              <w:t>提示信息输入格式错误</w:t>
            </w:r>
          </w:p>
        </w:tc>
      </w:tr>
      <w:tr w:rsidR="00054BB3" w:rsidRPr="00054BB3" w:rsidTr="009D5F86">
        <w:tc>
          <w:tcPr>
            <w:tcW w:w="1077" w:type="dxa"/>
          </w:tcPr>
          <w:p w:rsidR="00054BB3" w:rsidRPr="00EE26CD" w:rsidRDefault="00054BB3" w:rsidP="009D5F86">
            <w:pPr>
              <w:rPr>
                <w:rFonts w:asciiTheme="minorEastAsia" w:eastAsiaTheme="minorEastAsia" w:hAnsiTheme="minorEastAsia"/>
                <w:color w:val="auto"/>
                <w:kern w:val="2"/>
                <w:sz w:val="21"/>
                <w:szCs w:val="21"/>
                <w:rPrChange w:id="506" w:author="demon" w:date="2015-10-11T15:21:00Z">
                  <w:rPr>
                    <w:rFonts w:asciiTheme="minorEastAsia" w:eastAsiaTheme="minorEastAsia" w:hAnsiTheme="minorEastAsia"/>
                  </w:rPr>
                </w:rPrChange>
              </w:rPr>
            </w:pPr>
            <w:r w:rsidRPr="00EE26CD">
              <w:rPr>
                <w:rFonts w:asciiTheme="minorEastAsia" w:eastAsiaTheme="minorEastAsia" w:hAnsiTheme="minorEastAsia" w:hint="eastAsia"/>
                <w:color w:val="auto"/>
                <w:kern w:val="2"/>
                <w:sz w:val="21"/>
                <w:szCs w:val="21"/>
                <w:rPrChange w:id="507" w:author="demon" w:date="2015-10-11T15:21:00Z">
                  <w:rPr>
                    <w:rFonts w:asciiTheme="minorEastAsia" w:eastAsiaTheme="minorEastAsia" w:hAnsiTheme="minorEastAsia" w:hint="eastAsia"/>
                  </w:rPr>
                </w:rPrChange>
              </w:rPr>
              <w:t>特殊需求</w:t>
            </w:r>
          </w:p>
        </w:tc>
        <w:tc>
          <w:tcPr>
            <w:tcW w:w="8011" w:type="dxa"/>
            <w:gridSpan w:val="3"/>
          </w:tcPr>
          <w:p w:rsidR="00054BB3" w:rsidRPr="00EE26CD" w:rsidRDefault="00054BB3" w:rsidP="009D5F86">
            <w:pPr>
              <w:rPr>
                <w:rFonts w:asciiTheme="minorEastAsia" w:eastAsiaTheme="minorEastAsia" w:hAnsiTheme="minorEastAsia"/>
                <w:color w:val="auto"/>
                <w:kern w:val="2"/>
                <w:sz w:val="21"/>
                <w:szCs w:val="21"/>
                <w:rPrChange w:id="508" w:author="demon" w:date="2015-10-11T15:21:00Z">
                  <w:rPr>
                    <w:rFonts w:asciiTheme="minorEastAsia" w:eastAsiaTheme="minorEastAsia" w:hAnsiTheme="minorEastAsia"/>
                  </w:rPr>
                </w:rPrChange>
              </w:rPr>
            </w:pPr>
            <w:ins w:id="509" w:author="庞云奎" w:date="2015-09-30T17:30:00Z">
              <w:r w:rsidRPr="00EE26CD">
                <w:rPr>
                  <w:rFonts w:asciiTheme="minorEastAsia" w:eastAsiaTheme="minorEastAsia" w:hAnsiTheme="minorEastAsia"/>
                  <w:color w:val="auto"/>
                  <w:kern w:val="2"/>
                  <w:sz w:val="21"/>
                  <w:szCs w:val="21"/>
                  <w:rPrChange w:id="510" w:author="demon" w:date="2015-10-11T15:21:00Z">
                    <w:rPr>
                      <w:rFonts w:asciiTheme="minorEastAsia" w:eastAsiaTheme="minorEastAsia" w:hAnsiTheme="minorEastAsia"/>
                    </w:rPr>
                  </w:rPrChange>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11" w:author="demon" w:date="2015-10-11T15:21:00Z">
                  <w:rPr>
                    <w:rFonts w:asciiTheme="minorEastAsia" w:eastAsiaTheme="minorEastAsia" w:hAnsiTheme="minorEastAsia"/>
                    <w:szCs w:val="21"/>
                  </w:rPr>
                </w:rPrChange>
              </w:rPr>
            </w:pPr>
            <w:r w:rsidRPr="00BF2BA8">
              <w:rPr>
                <w:rFonts w:asciiTheme="minorEastAsia" w:eastAsiaTheme="minorEastAsia" w:hAnsiTheme="minorEastAsia"/>
                <w:color w:val="auto"/>
                <w:kern w:val="2"/>
                <w:sz w:val="21"/>
                <w:szCs w:val="21"/>
                <w:rPrChange w:id="512" w:author="demon" w:date="2015-10-11T15:21:00Z">
                  <w:rPr>
                    <w:rFonts w:asciiTheme="minorEastAsia" w:eastAsiaTheme="minorEastAsia" w:hAnsiTheme="minorEastAsia"/>
                    <w:szCs w:val="21"/>
                  </w:rPr>
                </w:rPrChange>
              </w:rPr>
              <w:t>ID</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13" w:author="demon" w:date="2015-10-11T15:21:00Z">
                  <w:rPr>
                    <w:rFonts w:asciiTheme="minorEastAsia" w:eastAsiaTheme="minorEastAsia" w:hAnsiTheme="minorEastAsia"/>
                    <w:szCs w:val="21"/>
                  </w:rPr>
                </w:rPrChange>
              </w:rPr>
            </w:pPr>
            <w:ins w:id="514" w:author="庞云奎" w:date="2015-09-30T17:30:00Z">
              <w:r w:rsidRPr="00BF2BA8">
                <w:rPr>
                  <w:rFonts w:asciiTheme="minorEastAsia" w:eastAsiaTheme="minorEastAsia" w:hAnsiTheme="minorEastAsia"/>
                  <w:color w:val="auto"/>
                  <w:kern w:val="2"/>
                  <w:sz w:val="21"/>
                  <w:szCs w:val="21"/>
                  <w:rPrChange w:id="515" w:author="demon" w:date="2015-10-11T15:21:00Z">
                    <w:rPr>
                      <w:rFonts w:asciiTheme="minorEastAsia" w:eastAsiaTheme="minorEastAsia" w:hAnsiTheme="minorEastAsia"/>
                      <w:szCs w:val="21"/>
                    </w:rPr>
                  </w:rPrChange>
                </w:rPr>
                <w:t>24</w:t>
              </w:r>
            </w:ins>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16"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17" w:author="demon" w:date="2015-10-11T15:21:00Z">
                  <w:rPr>
                    <w:rFonts w:asciiTheme="minorEastAsia" w:eastAsiaTheme="minorEastAsia" w:hAnsiTheme="minorEastAsia" w:cs="微软雅黑" w:hint="eastAsia"/>
                    <w:szCs w:val="21"/>
                  </w:rPr>
                </w:rPrChange>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18"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19" w:author="demon" w:date="2015-10-11T15:21:00Z">
                  <w:rPr>
                    <w:rFonts w:asciiTheme="minorEastAsia" w:eastAsiaTheme="minorEastAsia" w:hAnsiTheme="minorEastAsia" w:hint="eastAsia"/>
                    <w:szCs w:val="21"/>
                  </w:rPr>
                </w:rPrChange>
              </w:rPr>
              <w:t>审批单据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20"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21" w:author="demon" w:date="2015-10-11T15:21:00Z">
                  <w:rPr>
                    <w:rFonts w:asciiTheme="minorEastAsia" w:eastAsiaTheme="minorEastAsia" w:hAnsiTheme="minorEastAsia" w:cs="宋体" w:hint="eastAsia"/>
                    <w:szCs w:val="21"/>
                  </w:rPr>
                </w:rPrChange>
              </w:rPr>
              <w:t>创建</w:t>
            </w:r>
            <w:r w:rsidRPr="00BF2BA8">
              <w:rPr>
                <w:rFonts w:asciiTheme="minorEastAsia" w:eastAsiaTheme="minorEastAsia" w:hAnsiTheme="minorEastAsia" w:hint="eastAsia"/>
                <w:color w:val="auto"/>
                <w:kern w:val="2"/>
                <w:sz w:val="21"/>
                <w:szCs w:val="21"/>
                <w:rPrChange w:id="522" w:author="demon" w:date="2015-10-11T15:21:00Z">
                  <w:rPr>
                    <w:rFonts w:asciiTheme="minorEastAsia" w:eastAsiaTheme="minorEastAsia" w:hAnsiTheme="minorEastAsia" w:cs="微软雅黑" w:hint="eastAsia"/>
                    <w:szCs w:val="21"/>
                  </w:rPr>
                </w:rPrChange>
              </w:rPr>
              <w:t>者</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23"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24" w:author="demon" w:date="2015-10-11T15:21:00Z">
                  <w:rPr>
                    <w:rFonts w:asciiTheme="minorEastAsia" w:eastAsiaTheme="minorEastAsia" w:hAnsiTheme="minorEastAsia" w:hint="eastAsia"/>
                    <w:szCs w:val="21"/>
                  </w:rPr>
                </w:rPrChange>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25"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26" w:author="demon" w:date="2015-10-11T15:21:00Z">
                  <w:rPr>
                    <w:rFonts w:asciiTheme="minorEastAsia" w:eastAsiaTheme="minorEastAsia" w:hAnsiTheme="minorEastAsia" w:cs="微软雅黑" w:hint="eastAsia"/>
                    <w:szCs w:val="21"/>
                  </w:rPr>
                </w:rPrChange>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27" w:author="demon" w:date="2015-10-11T15:21:00Z">
                  <w:rPr>
                    <w:rFonts w:asciiTheme="minorEastAsia" w:eastAsiaTheme="minorEastAsia" w:hAnsiTheme="minorEastAsia"/>
                    <w:szCs w:val="21"/>
                  </w:rPr>
                </w:rPrChange>
              </w:rPr>
            </w:pPr>
            <w:r w:rsidRPr="00BF2BA8">
              <w:rPr>
                <w:rFonts w:asciiTheme="minorEastAsia" w:eastAsiaTheme="minorEastAsia" w:hAnsiTheme="minorEastAsia"/>
                <w:color w:val="auto"/>
                <w:kern w:val="2"/>
                <w:sz w:val="21"/>
                <w:szCs w:val="21"/>
                <w:rPrChange w:id="528" w:author="demon" w:date="2015-10-11T15:21:00Z">
                  <w:rPr>
                    <w:rFonts w:asciiTheme="minorEastAsia" w:eastAsiaTheme="minorEastAsia" w:hAnsiTheme="minorEastAsia"/>
                    <w:szCs w:val="21"/>
                  </w:rPr>
                </w:rPrChange>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29"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30" w:author="demon" w:date="2015-10-11T15:21:00Z">
                  <w:rPr>
                    <w:rFonts w:asciiTheme="minorEastAsia" w:eastAsiaTheme="minorEastAsia" w:hAnsiTheme="minorEastAsia" w:cs="宋体" w:hint="eastAsia"/>
                    <w:szCs w:val="21"/>
                  </w:rPr>
                </w:rPrChange>
              </w:rPr>
              <w:t>创建日</w:t>
            </w:r>
            <w:r w:rsidRPr="00BF2BA8">
              <w:rPr>
                <w:rFonts w:asciiTheme="minorEastAsia" w:eastAsiaTheme="minorEastAsia" w:hAnsiTheme="minorEastAsia" w:hint="eastAsia"/>
                <w:color w:val="auto"/>
                <w:kern w:val="2"/>
                <w:sz w:val="21"/>
                <w:szCs w:val="21"/>
                <w:rPrChange w:id="531" w:author="demon" w:date="2015-10-11T15:21:00Z">
                  <w:rPr>
                    <w:rFonts w:asciiTheme="minorEastAsia" w:eastAsiaTheme="minorEastAsia" w:hAnsiTheme="minorEastAsia" w:cs="微软雅黑" w:hint="eastAsia"/>
                    <w:szCs w:val="21"/>
                  </w:rPr>
                </w:rPrChange>
              </w:rPr>
              <w:t>期</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32" w:author="demon" w:date="2015-10-11T15:21:00Z">
                  <w:rPr>
                    <w:rFonts w:asciiTheme="minorEastAsia" w:eastAsiaTheme="minorEastAsia" w:hAnsiTheme="minorEastAsia"/>
                    <w:szCs w:val="21"/>
                  </w:rPr>
                </w:rPrChange>
              </w:rPr>
            </w:pPr>
            <w:r w:rsidRPr="00BF2BA8">
              <w:rPr>
                <w:rFonts w:asciiTheme="minorEastAsia" w:eastAsiaTheme="minorEastAsia" w:hAnsiTheme="minorEastAsia"/>
                <w:color w:val="auto"/>
                <w:kern w:val="2"/>
                <w:sz w:val="21"/>
                <w:szCs w:val="21"/>
                <w:rPrChange w:id="533" w:author="demon" w:date="2015-10-11T15:21:00Z">
                  <w:rPr>
                    <w:rFonts w:asciiTheme="minorEastAsia" w:eastAsiaTheme="minorEastAsia" w:hAnsiTheme="minorEastAsia"/>
                    <w:szCs w:val="21"/>
                  </w:rPr>
                </w:rPrChange>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34"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35" w:author="demon" w:date="2015-10-11T15:21:00Z">
                  <w:rPr>
                    <w:rFonts w:asciiTheme="minorEastAsia" w:eastAsiaTheme="minorEastAsia" w:hAnsiTheme="minorEastAsia" w:cs="微软雅黑" w:hint="eastAsia"/>
                    <w:szCs w:val="21"/>
                  </w:rPr>
                </w:rPrChange>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36" w:author="demon" w:date="2015-10-11T15:21:00Z">
                  <w:rPr>
                    <w:rFonts w:asciiTheme="minorEastAsia" w:eastAsiaTheme="minorEastAsia" w:hAnsiTheme="minorEastAsia"/>
                    <w:szCs w:val="21"/>
                  </w:rPr>
                </w:rPrChange>
              </w:rPr>
            </w:pPr>
            <w:r w:rsidRPr="00BF2BA8">
              <w:rPr>
                <w:rFonts w:asciiTheme="minorEastAsia" w:eastAsiaTheme="minorEastAsia" w:hAnsiTheme="minorEastAsia"/>
                <w:color w:val="auto"/>
                <w:kern w:val="2"/>
                <w:sz w:val="21"/>
                <w:szCs w:val="21"/>
                <w:rPrChange w:id="537" w:author="demon" w:date="2015-10-11T15:21:00Z">
                  <w:rPr>
                    <w:rFonts w:asciiTheme="minorEastAsia" w:eastAsiaTheme="minorEastAsia" w:hAnsiTheme="minorEastAsia"/>
                    <w:szCs w:val="21"/>
                  </w:rPr>
                </w:rPrChange>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38"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39" w:author="demon" w:date="2015-10-11T15:21:00Z">
                  <w:rPr>
                    <w:rFonts w:asciiTheme="minorEastAsia" w:eastAsiaTheme="minorEastAsia" w:hAnsiTheme="minorEastAsia" w:cs="宋体" w:hint="eastAsia"/>
                    <w:szCs w:val="21"/>
                  </w:rPr>
                </w:rPrChange>
              </w:rPr>
              <w:t>参与</w:t>
            </w:r>
            <w:r w:rsidRPr="00BF2BA8">
              <w:rPr>
                <w:rFonts w:asciiTheme="minorEastAsia" w:eastAsiaTheme="minorEastAsia" w:hAnsiTheme="minorEastAsia" w:hint="eastAsia"/>
                <w:color w:val="auto"/>
                <w:kern w:val="2"/>
                <w:sz w:val="21"/>
                <w:szCs w:val="21"/>
                <w:rPrChange w:id="540" w:author="demon" w:date="2015-10-11T15:21:00Z">
                  <w:rPr>
                    <w:rFonts w:asciiTheme="minorEastAsia" w:eastAsiaTheme="minorEastAsia" w:hAnsiTheme="minorEastAsia" w:cs="微软雅黑" w:hint="eastAsia"/>
                    <w:szCs w:val="21"/>
                  </w:rPr>
                </w:rPrChange>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41"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42" w:author="demon" w:date="2015-10-11T15:21:00Z">
                  <w:rPr>
                    <w:rFonts w:asciiTheme="minorEastAsia" w:eastAsiaTheme="minorEastAsia" w:hAnsiTheme="minorEastAsia" w:hint="eastAsia"/>
                    <w:szCs w:val="21"/>
                  </w:rPr>
                </w:rPrChange>
              </w:rPr>
              <w:t>总经理</w:t>
            </w:r>
            <w:r w:rsidRPr="00BF2BA8">
              <w:rPr>
                <w:rFonts w:asciiTheme="minorEastAsia" w:eastAsiaTheme="minorEastAsia" w:hAnsiTheme="minorEastAsia"/>
                <w:color w:val="auto"/>
                <w:kern w:val="2"/>
                <w:sz w:val="21"/>
                <w:szCs w:val="21"/>
                <w:rPrChange w:id="543" w:author="demon" w:date="2015-10-11T15:21:00Z">
                  <w:rPr>
                    <w:rFonts w:asciiTheme="minorEastAsia" w:eastAsiaTheme="minorEastAsia" w:hAnsiTheme="minorEastAsia"/>
                    <w:szCs w:val="21"/>
                  </w:rPr>
                </w:rPrChange>
              </w:rPr>
              <w:t>，目标是</w:t>
            </w:r>
            <w:r w:rsidRPr="00BF2BA8">
              <w:rPr>
                <w:rFonts w:asciiTheme="minorEastAsia" w:eastAsiaTheme="minorEastAsia" w:hAnsiTheme="minorEastAsia" w:hint="eastAsia"/>
                <w:color w:val="auto"/>
                <w:kern w:val="2"/>
                <w:sz w:val="21"/>
                <w:szCs w:val="21"/>
                <w:rPrChange w:id="544" w:author="demon" w:date="2015-10-11T15:21:00Z">
                  <w:rPr>
                    <w:rFonts w:asciiTheme="minorEastAsia" w:eastAsiaTheme="minorEastAsia" w:hAnsiTheme="minorEastAsia" w:hint="eastAsia"/>
                    <w:szCs w:val="21"/>
                  </w:rPr>
                </w:rPrChange>
              </w:rPr>
              <w:t>快速</w:t>
            </w:r>
            <w:r w:rsidRPr="00BF2BA8">
              <w:rPr>
                <w:rFonts w:asciiTheme="minorEastAsia" w:eastAsiaTheme="minorEastAsia" w:hAnsiTheme="minorEastAsia"/>
                <w:color w:val="auto"/>
                <w:kern w:val="2"/>
                <w:sz w:val="21"/>
                <w:szCs w:val="21"/>
                <w:rPrChange w:id="545" w:author="demon" w:date="2015-10-11T15:21:00Z">
                  <w:rPr>
                    <w:rFonts w:asciiTheme="minorEastAsia" w:eastAsiaTheme="minorEastAsia" w:hAnsiTheme="minorEastAsia"/>
                    <w:szCs w:val="21"/>
                  </w:rPr>
                </w:rPrChange>
              </w:rPr>
              <w:t>、方便的审批所有单据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46"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47" w:author="demon" w:date="2015-10-11T15:21:00Z">
                  <w:rPr>
                    <w:rFonts w:asciiTheme="minorEastAsia" w:eastAsiaTheme="minorEastAsia" w:hAnsiTheme="minorEastAsia" w:cs="宋体" w:hint="eastAsia"/>
                    <w:szCs w:val="21"/>
                  </w:rPr>
                </w:rPrChange>
              </w:rPr>
              <w:t>触发条</w:t>
            </w:r>
            <w:r w:rsidRPr="00BF2BA8">
              <w:rPr>
                <w:rFonts w:asciiTheme="minorEastAsia" w:eastAsiaTheme="minorEastAsia" w:hAnsiTheme="minorEastAsia" w:hint="eastAsia"/>
                <w:color w:val="auto"/>
                <w:kern w:val="2"/>
                <w:sz w:val="21"/>
                <w:szCs w:val="21"/>
                <w:rPrChange w:id="548" w:author="demon" w:date="2015-10-11T15:21: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EC60BA" w:rsidP="009D5F86">
            <w:pPr>
              <w:rPr>
                <w:rFonts w:asciiTheme="minorEastAsia" w:eastAsiaTheme="minorEastAsia" w:hAnsiTheme="minorEastAsia"/>
                <w:color w:val="auto"/>
                <w:kern w:val="2"/>
                <w:sz w:val="21"/>
                <w:szCs w:val="21"/>
                <w:rPrChange w:id="549"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50" w:author="demon" w:date="2015-10-11T15:21:00Z">
                  <w:rPr>
                    <w:rFonts w:asciiTheme="minorEastAsia" w:eastAsiaTheme="minorEastAsia" w:hAnsiTheme="minorEastAsia" w:hint="eastAsia"/>
                    <w:szCs w:val="21"/>
                  </w:rPr>
                </w:rPrChange>
              </w:rPr>
              <w:t>无</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51"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52" w:author="demon" w:date="2015-10-11T15:21:00Z">
                  <w:rPr>
                    <w:rFonts w:asciiTheme="minorEastAsia" w:eastAsiaTheme="minorEastAsia" w:hAnsiTheme="minorEastAsia" w:cs="宋体" w:hint="eastAsia"/>
                    <w:szCs w:val="21"/>
                  </w:rPr>
                </w:rPrChange>
              </w:rPr>
              <w:t>前置条</w:t>
            </w:r>
            <w:r w:rsidRPr="00BF2BA8">
              <w:rPr>
                <w:rFonts w:asciiTheme="minorEastAsia" w:eastAsiaTheme="minorEastAsia" w:hAnsiTheme="minorEastAsia" w:hint="eastAsia"/>
                <w:color w:val="auto"/>
                <w:kern w:val="2"/>
                <w:sz w:val="21"/>
                <w:szCs w:val="21"/>
                <w:rPrChange w:id="553" w:author="demon" w:date="2015-10-11T15:21: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54"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55" w:author="demon" w:date="2015-10-11T15:21:00Z">
                  <w:rPr>
                    <w:rFonts w:asciiTheme="minorEastAsia" w:eastAsiaTheme="minorEastAsia" w:hAnsiTheme="minorEastAsia" w:hint="eastAsia"/>
                    <w:szCs w:val="21"/>
                  </w:rPr>
                </w:rPrChange>
              </w:rPr>
              <w:t>总经理</w:t>
            </w:r>
            <w:r w:rsidRPr="00BF2BA8">
              <w:rPr>
                <w:rFonts w:asciiTheme="minorEastAsia" w:eastAsiaTheme="minorEastAsia" w:hAnsiTheme="minorEastAsia"/>
                <w:color w:val="auto"/>
                <w:kern w:val="2"/>
                <w:sz w:val="21"/>
                <w:szCs w:val="21"/>
                <w:rPrChange w:id="556" w:author="demon" w:date="2015-10-11T15:21:00Z">
                  <w:rPr>
                    <w:rFonts w:asciiTheme="minorEastAsia" w:eastAsiaTheme="minorEastAsia" w:hAnsiTheme="minorEastAsia"/>
                    <w:szCs w:val="21"/>
                  </w:rPr>
                </w:rPrChange>
              </w:rPr>
              <w:t>必须被识别和授权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57"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58" w:author="demon" w:date="2015-10-11T15:21:00Z">
                  <w:rPr>
                    <w:rFonts w:asciiTheme="minorEastAsia" w:eastAsiaTheme="minorEastAsia" w:hAnsiTheme="minorEastAsia" w:cs="宋体" w:hint="eastAsia"/>
                    <w:szCs w:val="21"/>
                  </w:rPr>
                </w:rPrChange>
              </w:rPr>
              <w:t>后置条</w:t>
            </w:r>
            <w:r w:rsidRPr="00BF2BA8">
              <w:rPr>
                <w:rFonts w:asciiTheme="minorEastAsia" w:eastAsiaTheme="minorEastAsia" w:hAnsiTheme="minorEastAsia" w:hint="eastAsia"/>
                <w:color w:val="auto"/>
                <w:kern w:val="2"/>
                <w:sz w:val="21"/>
                <w:szCs w:val="21"/>
                <w:rPrChange w:id="559" w:author="demon" w:date="2015-10-11T15:21: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60"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61" w:author="demon" w:date="2015-10-11T15:21:00Z">
                  <w:rPr>
                    <w:rFonts w:asciiTheme="minorEastAsia" w:eastAsiaTheme="minorEastAsia" w:hAnsiTheme="minorEastAsia" w:hint="eastAsia"/>
                    <w:szCs w:val="21"/>
                  </w:rPr>
                </w:rPrChange>
              </w:rPr>
              <w:t>系统存储数据及单据状态</w:t>
            </w:r>
            <w:ins w:id="562" w:author="庞云奎" w:date="2015-09-30T17:23:00Z">
              <w:r w:rsidRPr="00BF2BA8">
                <w:rPr>
                  <w:rFonts w:asciiTheme="minorEastAsia" w:eastAsiaTheme="minorEastAsia" w:hAnsiTheme="minorEastAsia" w:hint="eastAsia"/>
                  <w:color w:val="auto"/>
                  <w:kern w:val="2"/>
                  <w:sz w:val="21"/>
                  <w:szCs w:val="21"/>
                  <w:rPrChange w:id="563" w:author="demon" w:date="2015-10-11T15:21:00Z">
                    <w:rPr>
                      <w:rFonts w:asciiTheme="minorEastAsia" w:eastAsiaTheme="minorEastAsia" w:hAnsiTheme="minorEastAsia" w:hint="eastAsia"/>
                      <w:szCs w:val="21"/>
                    </w:rPr>
                  </w:rPrChange>
                </w:rPr>
                <w:t>；系统记录操作到日志</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64" w:author="demon" w:date="2015-10-11T15:21:00Z">
                  <w:rPr>
                    <w:rFonts w:asciiTheme="minorEastAsia" w:eastAsiaTheme="minorEastAsia" w:hAnsiTheme="minorEastAsia" w:cs="宋体"/>
                    <w:szCs w:val="21"/>
                  </w:rPr>
                </w:rPrChange>
              </w:rPr>
            </w:pPr>
            <w:r w:rsidRPr="00BF2BA8">
              <w:rPr>
                <w:rFonts w:asciiTheme="minorEastAsia" w:eastAsiaTheme="minorEastAsia" w:hAnsiTheme="minorEastAsia" w:hint="eastAsia"/>
                <w:color w:val="auto"/>
                <w:kern w:val="2"/>
                <w:sz w:val="21"/>
                <w:szCs w:val="21"/>
                <w:rPrChange w:id="565" w:author="demon" w:date="2015-10-11T15:21:00Z">
                  <w:rPr>
                    <w:rFonts w:asciiTheme="minorEastAsia" w:eastAsiaTheme="minorEastAsia" w:hAnsiTheme="minorEastAsia" w:cs="宋体" w:hint="eastAsia"/>
                    <w:szCs w:val="21"/>
                  </w:rPr>
                </w:rPrChange>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66"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67" w:author="demon" w:date="2015-10-11T15:21:00Z">
                  <w:rPr>
                    <w:rFonts w:asciiTheme="minorEastAsia" w:eastAsiaTheme="minorEastAsia" w:hAnsiTheme="minorEastAsia" w:hint="eastAsia"/>
                    <w:szCs w:val="21"/>
                  </w:rPr>
                </w:rPrChange>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68"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69" w:author="demon" w:date="2015-10-11T15:21:00Z">
                  <w:rPr>
                    <w:rFonts w:asciiTheme="minorEastAsia" w:eastAsiaTheme="minorEastAsia" w:hAnsiTheme="minorEastAsia" w:cs="宋体" w:hint="eastAsia"/>
                    <w:szCs w:val="21"/>
                  </w:rPr>
                </w:rPrChange>
              </w:rPr>
              <w:t>正常流</w:t>
            </w:r>
            <w:r w:rsidRPr="00BF2BA8">
              <w:rPr>
                <w:rFonts w:asciiTheme="minorEastAsia" w:eastAsiaTheme="minorEastAsia" w:hAnsiTheme="minorEastAsia" w:hint="eastAsia"/>
                <w:color w:val="auto"/>
                <w:kern w:val="2"/>
                <w:sz w:val="21"/>
                <w:szCs w:val="21"/>
                <w:rPrChange w:id="570" w:author="demon" w:date="2015-10-11T15:21: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301850" w:rsidRPr="00E2777C" w:rsidRDefault="00301850" w:rsidP="00054BB3">
            <w:pPr>
              <w:pStyle w:val="11"/>
              <w:numPr>
                <w:ilvl w:val="0"/>
                <w:numId w:val="27"/>
              </w:numPr>
              <w:ind w:firstLineChars="0"/>
              <w:rPr>
                <w:rFonts w:asciiTheme="minorEastAsia" w:eastAsiaTheme="minorEastAsia" w:hAnsiTheme="minorEastAsia" w:cstheme="minorBidi"/>
                <w:szCs w:val="21"/>
              </w:rPr>
            </w:pPr>
            <w:r w:rsidRPr="00E2777C">
              <w:rPr>
                <w:rFonts w:asciiTheme="minorEastAsia" w:eastAsiaTheme="minorEastAsia" w:hAnsiTheme="minorEastAsia" w:cstheme="minorBidi"/>
                <w:szCs w:val="21"/>
              </w:rPr>
              <w:t>总经理</w:t>
            </w:r>
            <w:r w:rsidR="000502F0" w:rsidRPr="00E2777C">
              <w:rPr>
                <w:rFonts w:asciiTheme="minorEastAsia" w:eastAsiaTheme="minorEastAsia" w:hAnsiTheme="minorEastAsia" w:cstheme="minorBidi"/>
                <w:szCs w:val="21"/>
              </w:rPr>
              <w:t>从菜单中</w:t>
            </w:r>
            <w:r w:rsidRPr="00E2777C">
              <w:rPr>
                <w:rFonts w:asciiTheme="minorEastAsia" w:eastAsiaTheme="minorEastAsia" w:hAnsiTheme="minorEastAsia" w:cstheme="minorBidi"/>
                <w:szCs w:val="21"/>
              </w:rPr>
              <w:t>选择审批单据功能</w:t>
            </w:r>
          </w:p>
          <w:p w:rsidR="00054BB3" w:rsidRPr="00674214" w:rsidRDefault="00301850" w:rsidP="00301850">
            <w:pPr>
              <w:pStyle w:val="11"/>
              <w:numPr>
                <w:ilvl w:val="0"/>
                <w:numId w:val="27"/>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系统显示审批单据界面，并显示所有单据</w:t>
            </w:r>
          </w:p>
          <w:p w:rsidR="00054BB3" w:rsidRPr="00674214" w:rsidRDefault="00054BB3" w:rsidP="00054BB3">
            <w:pPr>
              <w:pStyle w:val="11"/>
              <w:numPr>
                <w:ilvl w:val="0"/>
                <w:numId w:val="27"/>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总经理</w:t>
            </w:r>
            <w:r w:rsidR="00301850" w:rsidRPr="00674214">
              <w:rPr>
                <w:rFonts w:asciiTheme="minorEastAsia" w:eastAsiaTheme="minorEastAsia" w:hAnsiTheme="minorEastAsia" w:cstheme="minorBidi" w:hint="eastAsia"/>
                <w:szCs w:val="21"/>
              </w:rPr>
              <w:t>查看单据，并</w:t>
            </w:r>
            <w:r w:rsidRPr="00674214">
              <w:rPr>
                <w:rFonts w:asciiTheme="minorEastAsia" w:eastAsiaTheme="minorEastAsia" w:hAnsiTheme="minorEastAsia" w:cstheme="minorBidi" w:hint="eastAsia"/>
                <w:szCs w:val="21"/>
              </w:rPr>
              <w:t>通过</w:t>
            </w:r>
            <w:r w:rsidRPr="00674214">
              <w:rPr>
                <w:rFonts w:asciiTheme="minorEastAsia" w:eastAsiaTheme="minorEastAsia" w:hAnsiTheme="minorEastAsia" w:cstheme="minorBidi"/>
                <w:szCs w:val="21"/>
              </w:rPr>
              <w:t>该单据的审批</w:t>
            </w:r>
          </w:p>
          <w:p w:rsidR="00054BB3" w:rsidRPr="002A4F8A" w:rsidRDefault="00054BB3" w:rsidP="00054BB3">
            <w:pPr>
              <w:pStyle w:val="11"/>
              <w:numPr>
                <w:ilvl w:val="0"/>
                <w:numId w:val="27"/>
              </w:numPr>
              <w:ind w:firstLineChars="0"/>
              <w:rPr>
                <w:rFonts w:asciiTheme="minorEastAsia" w:eastAsiaTheme="minorEastAsia" w:hAnsiTheme="minorEastAsia" w:cstheme="minorBidi"/>
                <w:szCs w:val="21"/>
              </w:rPr>
            </w:pPr>
            <w:r w:rsidRPr="00674214">
              <w:rPr>
                <w:rFonts w:asciiTheme="minorEastAsia" w:eastAsiaTheme="minorEastAsia" w:hAnsiTheme="minorEastAsia" w:cstheme="minorBidi" w:hint="eastAsia"/>
                <w:szCs w:val="21"/>
              </w:rPr>
              <w:t>系统</w:t>
            </w:r>
            <w:r w:rsidRPr="00674214">
              <w:rPr>
                <w:rFonts w:asciiTheme="minorEastAsia" w:eastAsiaTheme="minorEastAsia" w:hAnsiTheme="minorEastAsia" w:cstheme="minorBidi"/>
                <w:szCs w:val="21"/>
              </w:rPr>
              <w:t>修改单据</w:t>
            </w:r>
            <w:r w:rsidRPr="00674214">
              <w:rPr>
                <w:rFonts w:asciiTheme="minorEastAsia" w:eastAsiaTheme="minorEastAsia" w:hAnsiTheme="minorEastAsia" w:cstheme="minorBidi" w:hint="eastAsia"/>
                <w:szCs w:val="21"/>
              </w:rPr>
              <w:t>状态</w:t>
            </w:r>
            <w:r w:rsidRPr="002A4F8A">
              <w:rPr>
                <w:rFonts w:asciiTheme="minorEastAsia" w:eastAsiaTheme="minorEastAsia" w:hAnsiTheme="minorEastAsia" w:cstheme="minorBidi"/>
                <w:szCs w:val="21"/>
              </w:rPr>
              <w:t>为审批后状态</w:t>
            </w:r>
          </w:p>
          <w:p w:rsidR="00054BB3" w:rsidRPr="00BF2BA8" w:rsidRDefault="00054BB3" w:rsidP="00054BB3">
            <w:pPr>
              <w:pStyle w:val="11"/>
              <w:numPr>
                <w:ilvl w:val="0"/>
                <w:numId w:val="27"/>
              </w:numPr>
              <w:ind w:firstLineChars="0"/>
              <w:rPr>
                <w:rFonts w:asciiTheme="minorEastAsia" w:eastAsiaTheme="minorEastAsia" w:hAnsiTheme="minorEastAsia" w:cstheme="minorBidi"/>
                <w:szCs w:val="21"/>
                <w:rPrChange w:id="571" w:author="demon" w:date="2015-10-11T15:21:00Z">
                  <w:rPr>
                    <w:rFonts w:asciiTheme="minorEastAsia" w:eastAsiaTheme="minorEastAsia" w:hAnsiTheme="minorEastAsia"/>
                    <w:szCs w:val="21"/>
                  </w:rPr>
                </w:rPrChange>
              </w:rPr>
            </w:pPr>
            <w:r w:rsidRPr="00BF2BA8">
              <w:rPr>
                <w:rFonts w:asciiTheme="minorEastAsia" w:eastAsiaTheme="minorEastAsia" w:hAnsiTheme="minorEastAsia" w:cstheme="minorBidi" w:hint="eastAsia"/>
                <w:szCs w:val="21"/>
                <w:rPrChange w:id="572" w:author="demon" w:date="2015-10-11T15:21:00Z">
                  <w:rPr>
                    <w:rFonts w:asciiTheme="minorEastAsia" w:eastAsiaTheme="minorEastAsia" w:hAnsiTheme="minorEastAsia" w:hint="eastAsia"/>
                    <w:szCs w:val="21"/>
                  </w:rPr>
                </w:rPrChange>
              </w:rPr>
              <w:t>系统</w:t>
            </w:r>
            <w:ins w:id="573" w:author="庞云奎" w:date="2015-09-30T17:22:00Z">
              <w:r w:rsidRPr="00BF2BA8">
                <w:rPr>
                  <w:rFonts w:asciiTheme="minorEastAsia" w:eastAsiaTheme="minorEastAsia" w:hAnsiTheme="minorEastAsia" w:cstheme="minorBidi" w:hint="eastAsia"/>
                  <w:szCs w:val="21"/>
                  <w:rPrChange w:id="574" w:author="demon" w:date="2015-10-11T15:21:00Z">
                    <w:rPr>
                      <w:rFonts w:asciiTheme="minorEastAsia" w:eastAsiaTheme="minorEastAsia" w:hAnsiTheme="minorEastAsia" w:hint="eastAsia"/>
                      <w:szCs w:val="21"/>
                    </w:rPr>
                  </w:rPrChange>
                </w:rPr>
                <w:t>记录“审批单据”</w:t>
              </w:r>
            </w:ins>
            <w:ins w:id="575" w:author="庞云奎" w:date="2015-09-30T17:23:00Z">
              <w:r w:rsidRPr="00BF2BA8">
                <w:rPr>
                  <w:rFonts w:asciiTheme="minorEastAsia" w:eastAsiaTheme="minorEastAsia" w:hAnsiTheme="minorEastAsia" w:cstheme="minorBidi" w:hint="eastAsia"/>
                  <w:szCs w:val="21"/>
                  <w:rPrChange w:id="576" w:author="demon" w:date="2015-10-11T15:21:00Z">
                    <w:rPr>
                      <w:rFonts w:asciiTheme="minorEastAsia" w:eastAsiaTheme="minorEastAsia" w:hAnsiTheme="minorEastAsia" w:hint="eastAsia"/>
                      <w:szCs w:val="21"/>
                    </w:rPr>
                  </w:rPrChange>
                </w:rPr>
                <w:t>和时间</w:t>
              </w:r>
            </w:ins>
            <w:ins w:id="577" w:author="庞云奎" w:date="2015-09-30T17:22:00Z">
              <w:r w:rsidRPr="00BF2BA8">
                <w:rPr>
                  <w:rFonts w:asciiTheme="minorEastAsia" w:eastAsiaTheme="minorEastAsia" w:hAnsiTheme="minorEastAsia" w:cstheme="minorBidi" w:hint="eastAsia"/>
                  <w:szCs w:val="21"/>
                  <w:rPrChange w:id="578" w:author="demon" w:date="2015-10-11T15:21:00Z">
                    <w:rPr>
                      <w:rFonts w:asciiTheme="minorEastAsia" w:eastAsiaTheme="minorEastAsia" w:hAnsiTheme="minorEastAsia" w:hint="eastAsia"/>
                      <w:szCs w:val="21"/>
                    </w:rPr>
                  </w:rPrChange>
                </w:rPr>
                <w:t>到</w:t>
              </w:r>
            </w:ins>
            <w:ins w:id="579" w:author="庞云奎" w:date="2015-09-30T17:23:00Z">
              <w:r w:rsidRPr="00BF2BA8">
                <w:rPr>
                  <w:rFonts w:asciiTheme="minorEastAsia" w:eastAsiaTheme="minorEastAsia" w:hAnsiTheme="minorEastAsia" w:cstheme="minorBidi" w:hint="eastAsia"/>
                  <w:szCs w:val="21"/>
                  <w:rPrChange w:id="580" w:author="demon" w:date="2015-10-11T15:21:00Z">
                    <w:rPr>
                      <w:rFonts w:asciiTheme="minorEastAsia" w:eastAsiaTheme="minorEastAsia" w:hAnsiTheme="minorEastAsia" w:hint="eastAsia"/>
                      <w:szCs w:val="21"/>
                    </w:rPr>
                  </w:rPrChange>
                </w:rPr>
                <w:t>日志</w:t>
              </w:r>
            </w:ins>
            <w:del w:id="581" w:author="庞云奎" w:date="2015-09-30T17:22:00Z">
              <w:r w:rsidRPr="00BF2BA8" w:rsidDel="00FE40DF">
                <w:rPr>
                  <w:rFonts w:asciiTheme="minorEastAsia" w:eastAsiaTheme="minorEastAsia" w:hAnsiTheme="minorEastAsia" w:cstheme="minorBidi" w:hint="eastAsia"/>
                  <w:szCs w:val="21"/>
                  <w:rPrChange w:id="582" w:author="demon" w:date="2015-10-11T15:21:00Z">
                    <w:rPr>
                      <w:rFonts w:asciiTheme="minorEastAsia" w:eastAsiaTheme="minorEastAsia" w:hAnsiTheme="minorEastAsia" w:hint="eastAsia"/>
                      <w:szCs w:val="21"/>
                    </w:rPr>
                  </w:rPrChange>
                </w:rPr>
                <w:delText>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83"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84" w:author="demon" w:date="2015-10-11T15:21:00Z">
                  <w:rPr>
                    <w:rFonts w:asciiTheme="minorEastAsia" w:eastAsiaTheme="minorEastAsia" w:hAnsiTheme="minorEastAsia" w:cs="宋体" w:hint="eastAsia"/>
                    <w:szCs w:val="21"/>
                  </w:rPr>
                </w:rPrChange>
              </w:rPr>
              <w:t>扩展流</w:t>
            </w:r>
            <w:r w:rsidRPr="00BF2BA8">
              <w:rPr>
                <w:rFonts w:asciiTheme="minorEastAsia" w:eastAsiaTheme="minorEastAsia" w:hAnsiTheme="minorEastAsia" w:hint="eastAsia"/>
                <w:color w:val="auto"/>
                <w:kern w:val="2"/>
                <w:sz w:val="21"/>
                <w:szCs w:val="21"/>
                <w:rPrChange w:id="585" w:author="demon" w:date="2015-10-11T15:21: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E2777C" w:rsidRDefault="00054BB3" w:rsidP="009D5F86">
            <w:pPr>
              <w:pStyle w:val="11"/>
              <w:ind w:firstLineChars="0" w:firstLine="0"/>
              <w:rPr>
                <w:rFonts w:asciiTheme="minorEastAsia" w:eastAsiaTheme="minorEastAsia" w:hAnsiTheme="minorEastAsia" w:cstheme="minorBidi"/>
                <w:szCs w:val="21"/>
              </w:rPr>
            </w:pPr>
            <w:r w:rsidRPr="00E2777C">
              <w:rPr>
                <w:rFonts w:asciiTheme="minorEastAsia" w:eastAsiaTheme="minorEastAsia" w:hAnsiTheme="minorEastAsia" w:cstheme="minorBidi"/>
                <w:szCs w:val="21"/>
              </w:rPr>
              <w:t>3a.  总经理修改单据数据</w:t>
            </w:r>
          </w:p>
          <w:p w:rsidR="00054BB3" w:rsidRPr="00674214" w:rsidRDefault="00054BB3" w:rsidP="009D5F86">
            <w:pPr>
              <w:pStyle w:val="11"/>
              <w:ind w:firstLineChars="0" w:firstLine="0"/>
              <w:rPr>
                <w:ins w:id="586" w:author="庞云奎" w:date="2015-09-30T17:24:00Z"/>
                <w:rFonts w:asciiTheme="minorEastAsia" w:eastAsiaTheme="minorEastAsia" w:hAnsiTheme="minorEastAsia" w:cstheme="minorBidi"/>
                <w:szCs w:val="21"/>
              </w:rPr>
            </w:pPr>
            <w:r w:rsidRPr="00674214">
              <w:rPr>
                <w:rFonts w:asciiTheme="minorEastAsia" w:eastAsiaTheme="minorEastAsia" w:hAnsiTheme="minorEastAsia" w:cstheme="minorBidi"/>
                <w:szCs w:val="21"/>
              </w:rPr>
              <w:t xml:space="preserve">  1.  系统存储修改后的数据</w:t>
            </w:r>
          </w:p>
          <w:p w:rsidR="00054BB3" w:rsidRPr="00674214" w:rsidRDefault="00054BB3">
            <w:pPr>
              <w:pStyle w:val="11"/>
              <w:ind w:firstLineChars="100" w:firstLine="210"/>
              <w:rPr>
                <w:rFonts w:asciiTheme="minorEastAsia" w:eastAsiaTheme="minorEastAsia" w:hAnsiTheme="minorEastAsia" w:cstheme="minorBidi"/>
                <w:szCs w:val="21"/>
              </w:rPr>
              <w:pPrChange w:id="587" w:author="庞云奎" w:date="2015-09-30T17:24:00Z">
                <w:pPr>
                  <w:pStyle w:val="11"/>
                </w:pPr>
              </w:pPrChange>
            </w:pPr>
            <w:ins w:id="588" w:author="庞云奎" w:date="2015-09-30T17:24:00Z">
              <w:r w:rsidRPr="00674214">
                <w:rPr>
                  <w:rFonts w:asciiTheme="minorEastAsia" w:eastAsiaTheme="minorEastAsia" w:hAnsiTheme="minorEastAsia" w:cstheme="minorBidi"/>
                  <w:szCs w:val="21"/>
                </w:rPr>
                <w:t>2.  总经理通过该单据的审批</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89" w:author="demon" w:date="2015-10-11T15:21:00Z">
                  <w:rPr>
                    <w:rFonts w:asciiTheme="minorEastAsia" w:eastAsiaTheme="minorEastAsia" w:hAnsiTheme="minorEastAsia"/>
                    <w:szCs w:val="21"/>
                  </w:rPr>
                </w:rPrChange>
              </w:rPr>
            </w:pPr>
            <w:r w:rsidRPr="00BF2BA8">
              <w:rPr>
                <w:rFonts w:asciiTheme="minorEastAsia" w:eastAsiaTheme="minorEastAsia" w:hAnsiTheme="minorEastAsia" w:hint="eastAsia"/>
                <w:color w:val="auto"/>
                <w:kern w:val="2"/>
                <w:sz w:val="21"/>
                <w:szCs w:val="21"/>
                <w:rPrChange w:id="590" w:author="demon" w:date="2015-10-11T15:21:00Z">
                  <w:rPr>
                    <w:rFonts w:asciiTheme="minorEastAsia" w:eastAsiaTheme="minorEastAsia" w:hAnsiTheme="minorEastAsia" w:cs="宋体" w:hint="eastAsia"/>
                    <w:szCs w:val="21"/>
                  </w:rPr>
                </w:rPrChange>
              </w:rPr>
              <w:lastRenderedPageBreak/>
              <w:t>特殊需</w:t>
            </w:r>
            <w:r w:rsidRPr="00BF2BA8">
              <w:rPr>
                <w:rFonts w:asciiTheme="minorEastAsia" w:eastAsiaTheme="minorEastAsia" w:hAnsiTheme="minorEastAsia" w:hint="eastAsia"/>
                <w:color w:val="auto"/>
                <w:kern w:val="2"/>
                <w:sz w:val="21"/>
                <w:szCs w:val="21"/>
                <w:rPrChange w:id="591" w:author="demon" w:date="2015-10-11T15:21:00Z">
                  <w:rPr>
                    <w:rFonts w:asciiTheme="minorEastAsia" w:eastAsiaTheme="minorEastAsia" w:hAnsiTheme="minorEastAsia" w:cs="微软雅黑" w:hint="eastAsia"/>
                    <w:szCs w:val="21"/>
                  </w:rPr>
                </w:rPrChange>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BF2BA8" w:rsidRDefault="00054BB3" w:rsidP="009D5F86">
            <w:pPr>
              <w:rPr>
                <w:rFonts w:asciiTheme="minorEastAsia" w:eastAsiaTheme="minorEastAsia" w:hAnsiTheme="minorEastAsia"/>
                <w:color w:val="auto"/>
                <w:kern w:val="2"/>
                <w:sz w:val="21"/>
                <w:szCs w:val="21"/>
                <w:rPrChange w:id="592" w:author="demon" w:date="2015-10-11T15:21:00Z">
                  <w:rPr>
                    <w:rFonts w:asciiTheme="minorEastAsia" w:eastAsiaTheme="minorEastAsia" w:hAnsiTheme="minorEastAsia"/>
                    <w:szCs w:val="21"/>
                  </w:rPr>
                </w:rPrChange>
              </w:rPr>
            </w:pPr>
            <w:r w:rsidRPr="00BF2BA8">
              <w:rPr>
                <w:rFonts w:asciiTheme="minorEastAsia" w:eastAsiaTheme="minorEastAsia" w:hAnsiTheme="minorEastAsia"/>
                <w:color w:val="auto"/>
                <w:kern w:val="2"/>
                <w:sz w:val="21"/>
                <w:szCs w:val="21"/>
                <w:rPrChange w:id="593" w:author="demon" w:date="2015-10-11T15:21:00Z">
                  <w:rPr>
                    <w:rFonts w:asciiTheme="minorEastAsia" w:eastAsiaTheme="minorEastAsia" w:hAnsiTheme="minorEastAsia"/>
                    <w:szCs w:val="21"/>
                  </w:rPr>
                </w:rPrChange>
              </w:rPr>
              <w:t>1.</w:t>
            </w:r>
            <w:ins w:id="594" w:author="庞云奎" w:date="2015-09-30T17:23:00Z">
              <w:r w:rsidRPr="00BF2BA8">
                <w:rPr>
                  <w:rFonts w:asciiTheme="minorEastAsia" w:eastAsiaTheme="minorEastAsia" w:hAnsiTheme="minorEastAsia"/>
                  <w:color w:val="auto"/>
                  <w:kern w:val="2"/>
                  <w:sz w:val="21"/>
                  <w:szCs w:val="21"/>
                  <w:rPrChange w:id="595" w:author="demon" w:date="2015-10-11T15:21:00Z">
                    <w:rPr>
                      <w:rFonts w:asciiTheme="minorEastAsia" w:eastAsiaTheme="minorEastAsia" w:hAnsiTheme="minorEastAsia"/>
                      <w:szCs w:val="21"/>
                    </w:rPr>
                  </w:rPrChange>
                </w:rPr>
                <w:t xml:space="preserve">  </w:t>
              </w:r>
            </w:ins>
            <w:r w:rsidRPr="00BF2BA8">
              <w:rPr>
                <w:rFonts w:asciiTheme="minorEastAsia" w:eastAsiaTheme="minorEastAsia" w:hAnsiTheme="minorEastAsia" w:hint="eastAsia"/>
                <w:color w:val="auto"/>
                <w:kern w:val="2"/>
                <w:sz w:val="21"/>
                <w:szCs w:val="21"/>
                <w:rPrChange w:id="596" w:author="demon" w:date="2015-10-11T15:21:00Z">
                  <w:rPr>
                    <w:rFonts w:asciiTheme="minorEastAsia" w:eastAsiaTheme="minorEastAsia" w:hAnsiTheme="minorEastAsia" w:hint="eastAsia"/>
                    <w:szCs w:val="21"/>
                  </w:rPr>
                </w:rPrChange>
              </w:rPr>
              <w:t>总经理可以批量审批</w:t>
            </w:r>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597"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598" w:author="demon" w:date="2015-10-11T15:22:00Z">
                  <w:rPr>
                    <w:rFonts w:asciiTheme="minorEastAsia" w:eastAsiaTheme="minorEastAsia" w:hAnsiTheme="minorEastAsia"/>
                    <w:szCs w:val="21"/>
                  </w:rPr>
                </w:rPrChange>
              </w:rPr>
              <w:t>ID</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599" w:author="demon" w:date="2015-10-11T15:22:00Z">
                  <w:rPr>
                    <w:rFonts w:asciiTheme="minorEastAsia" w:eastAsiaTheme="minorEastAsia" w:hAnsiTheme="minorEastAsia"/>
                    <w:szCs w:val="21"/>
                  </w:rPr>
                </w:rPrChange>
              </w:rPr>
            </w:pPr>
            <w:ins w:id="600" w:author="庞云奎" w:date="2015-09-30T17:30:00Z">
              <w:r w:rsidRPr="00CF19F4">
                <w:rPr>
                  <w:rFonts w:asciiTheme="minorEastAsia" w:eastAsiaTheme="minorEastAsia" w:hAnsiTheme="minorEastAsia"/>
                  <w:color w:val="auto"/>
                  <w:kern w:val="2"/>
                  <w:sz w:val="21"/>
                  <w:szCs w:val="21"/>
                  <w:rPrChange w:id="601" w:author="demon" w:date="2015-10-11T15:22:00Z">
                    <w:rPr>
                      <w:rFonts w:asciiTheme="minorEastAsia" w:eastAsiaTheme="minorEastAsia" w:hAnsiTheme="minorEastAsia"/>
                      <w:szCs w:val="21"/>
                    </w:rPr>
                  </w:rPrChange>
                </w:rPr>
                <w:t>25</w:t>
              </w:r>
            </w:ins>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02"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03" w:author="demon" w:date="2015-10-11T15:22:00Z">
                  <w:rPr>
                    <w:rFonts w:asciiTheme="minorEastAsia" w:eastAsiaTheme="minorEastAsia" w:hAnsiTheme="minorEastAsia" w:cs="微软雅黑" w:hint="eastAsia"/>
                    <w:szCs w:val="21"/>
                  </w:rPr>
                </w:rPrChange>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04"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05" w:author="demon" w:date="2015-10-11T15:22:00Z">
                  <w:rPr>
                    <w:rFonts w:asciiTheme="minorEastAsia" w:eastAsiaTheme="minorEastAsia" w:hAnsiTheme="minorEastAsia" w:hint="eastAsia"/>
                    <w:szCs w:val="21"/>
                  </w:rPr>
                </w:rPrChange>
              </w:rPr>
              <w:t>用户</w:t>
            </w:r>
            <w:r w:rsidRPr="00CF19F4">
              <w:rPr>
                <w:rFonts w:asciiTheme="minorEastAsia" w:eastAsiaTheme="minorEastAsia" w:hAnsiTheme="minorEastAsia"/>
                <w:color w:val="auto"/>
                <w:kern w:val="2"/>
                <w:sz w:val="21"/>
                <w:szCs w:val="21"/>
                <w:rPrChange w:id="606" w:author="demon" w:date="2015-10-11T15:22:00Z">
                  <w:rPr>
                    <w:rFonts w:asciiTheme="minorEastAsia" w:eastAsiaTheme="minorEastAsia" w:hAnsiTheme="minorEastAsia"/>
                    <w:szCs w:val="21"/>
                  </w:rPr>
                </w:rPrChange>
              </w:rPr>
              <w:t>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07"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08" w:author="demon" w:date="2015-10-11T15:22:00Z">
                  <w:rPr>
                    <w:rFonts w:asciiTheme="minorEastAsia" w:eastAsiaTheme="minorEastAsia" w:hAnsiTheme="minorEastAsia" w:cs="宋体" w:hint="eastAsia"/>
                    <w:szCs w:val="21"/>
                  </w:rPr>
                </w:rPrChange>
              </w:rPr>
              <w:t>创建</w:t>
            </w:r>
            <w:r w:rsidRPr="00CF19F4">
              <w:rPr>
                <w:rFonts w:asciiTheme="minorEastAsia" w:eastAsiaTheme="minorEastAsia" w:hAnsiTheme="minorEastAsia" w:hint="eastAsia"/>
                <w:color w:val="auto"/>
                <w:kern w:val="2"/>
                <w:sz w:val="21"/>
                <w:szCs w:val="21"/>
                <w:rPrChange w:id="609" w:author="demon" w:date="2015-10-11T15:22:00Z">
                  <w:rPr>
                    <w:rFonts w:asciiTheme="minorEastAsia" w:eastAsiaTheme="minorEastAsia" w:hAnsiTheme="minorEastAsia" w:cs="微软雅黑" w:hint="eastAsia"/>
                    <w:szCs w:val="21"/>
                  </w:rPr>
                </w:rPrChange>
              </w:rPr>
              <w:t>者</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10"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11" w:author="demon" w:date="2015-10-11T15:22:00Z">
                  <w:rPr>
                    <w:rFonts w:asciiTheme="minorEastAsia" w:eastAsiaTheme="minorEastAsia" w:hAnsiTheme="minorEastAsia" w:hint="eastAsia"/>
                    <w:szCs w:val="21"/>
                  </w:rPr>
                </w:rPrChange>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12"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13" w:author="demon" w:date="2015-10-11T15:22:00Z">
                  <w:rPr>
                    <w:rFonts w:asciiTheme="minorEastAsia" w:eastAsiaTheme="minorEastAsia" w:hAnsiTheme="minorEastAsia" w:cs="微软雅黑" w:hint="eastAsia"/>
                    <w:szCs w:val="21"/>
                  </w:rPr>
                </w:rPrChange>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14"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15" w:author="demon" w:date="2015-10-11T15:22:00Z">
                  <w:rPr>
                    <w:rFonts w:asciiTheme="minorEastAsia" w:eastAsiaTheme="minorEastAsia" w:hAnsiTheme="minorEastAsia"/>
                    <w:szCs w:val="21"/>
                  </w:rPr>
                </w:rPrChange>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16"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17" w:author="demon" w:date="2015-10-11T15:22:00Z">
                  <w:rPr>
                    <w:rFonts w:asciiTheme="minorEastAsia" w:eastAsiaTheme="minorEastAsia" w:hAnsiTheme="minorEastAsia" w:cs="宋体" w:hint="eastAsia"/>
                    <w:szCs w:val="21"/>
                  </w:rPr>
                </w:rPrChange>
              </w:rPr>
              <w:t>创建日</w:t>
            </w:r>
            <w:r w:rsidRPr="00CF19F4">
              <w:rPr>
                <w:rFonts w:asciiTheme="minorEastAsia" w:eastAsiaTheme="minorEastAsia" w:hAnsiTheme="minorEastAsia" w:hint="eastAsia"/>
                <w:color w:val="auto"/>
                <w:kern w:val="2"/>
                <w:sz w:val="21"/>
                <w:szCs w:val="21"/>
                <w:rPrChange w:id="618" w:author="demon" w:date="2015-10-11T15:22:00Z">
                  <w:rPr>
                    <w:rFonts w:asciiTheme="minorEastAsia" w:eastAsiaTheme="minorEastAsia" w:hAnsiTheme="minorEastAsia" w:cs="微软雅黑" w:hint="eastAsia"/>
                    <w:szCs w:val="21"/>
                  </w:rPr>
                </w:rPrChange>
              </w:rPr>
              <w:t>期</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19"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20" w:author="demon" w:date="2015-10-11T15:22:00Z">
                  <w:rPr>
                    <w:rFonts w:asciiTheme="minorEastAsia" w:eastAsiaTheme="minorEastAsia" w:hAnsiTheme="minorEastAsia"/>
                    <w:szCs w:val="21"/>
                  </w:rPr>
                </w:rPrChange>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21"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22" w:author="demon" w:date="2015-10-11T15:22:00Z">
                  <w:rPr>
                    <w:rFonts w:asciiTheme="minorEastAsia" w:eastAsiaTheme="minorEastAsia" w:hAnsiTheme="minorEastAsia" w:cs="微软雅黑" w:hint="eastAsia"/>
                    <w:szCs w:val="21"/>
                  </w:rPr>
                </w:rPrChange>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2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24" w:author="demon" w:date="2015-10-11T15:22:00Z">
                  <w:rPr>
                    <w:rFonts w:asciiTheme="minorEastAsia" w:eastAsiaTheme="minorEastAsia" w:hAnsiTheme="minorEastAsia"/>
                    <w:szCs w:val="21"/>
                  </w:rPr>
                </w:rPrChange>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25"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26" w:author="demon" w:date="2015-10-11T15:22:00Z">
                  <w:rPr>
                    <w:rFonts w:asciiTheme="minorEastAsia" w:eastAsiaTheme="minorEastAsia" w:hAnsiTheme="minorEastAsia" w:cs="宋体" w:hint="eastAsia"/>
                    <w:szCs w:val="21"/>
                  </w:rPr>
                </w:rPrChange>
              </w:rPr>
              <w:t>参与</w:t>
            </w:r>
            <w:r w:rsidRPr="00CF19F4">
              <w:rPr>
                <w:rFonts w:asciiTheme="minorEastAsia" w:eastAsiaTheme="minorEastAsia" w:hAnsiTheme="minorEastAsia" w:hint="eastAsia"/>
                <w:color w:val="auto"/>
                <w:kern w:val="2"/>
                <w:sz w:val="21"/>
                <w:szCs w:val="21"/>
                <w:rPrChange w:id="627" w:author="demon" w:date="2015-10-11T15:22:00Z">
                  <w:rPr>
                    <w:rFonts w:asciiTheme="minorEastAsia" w:eastAsiaTheme="minorEastAsia" w:hAnsiTheme="minorEastAsia" w:cs="微软雅黑" w:hint="eastAsia"/>
                    <w:szCs w:val="21"/>
                  </w:rPr>
                </w:rPrChange>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28"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29" w:author="demon" w:date="2015-10-11T15:22:00Z">
                  <w:rPr>
                    <w:rFonts w:asciiTheme="minorEastAsia" w:eastAsiaTheme="minorEastAsia" w:hAnsiTheme="minorEastAsia" w:hint="eastAsia"/>
                    <w:szCs w:val="21"/>
                  </w:rPr>
                </w:rPrChange>
              </w:rPr>
              <w:t>管理员</w:t>
            </w:r>
            <w:r w:rsidRPr="00CF19F4">
              <w:rPr>
                <w:rFonts w:asciiTheme="minorEastAsia" w:eastAsiaTheme="minorEastAsia" w:hAnsiTheme="minorEastAsia"/>
                <w:color w:val="auto"/>
                <w:kern w:val="2"/>
                <w:sz w:val="21"/>
                <w:szCs w:val="21"/>
                <w:rPrChange w:id="630" w:author="demon" w:date="2015-10-11T15:22:00Z">
                  <w:rPr>
                    <w:rFonts w:asciiTheme="minorEastAsia" w:eastAsiaTheme="minorEastAsia" w:hAnsiTheme="minorEastAsia"/>
                    <w:szCs w:val="21"/>
                  </w:rPr>
                </w:rPrChange>
              </w:rPr>
              <w:t>，目标是方便进行</w:t>
            </w:r>
            <w:r w:rsidRPr="00CF19F4">
              <w:rPr>
                <w:rFonts w:asciiTheme="minorEastAsia" w:eastAsiaTheme="minorEastAsia" w:hAnsiTheme="minorEastAsia" w:hint="eastAsia"/>
                <w:color w:val="auto"/>
                <w:kern w:val="2"/>
                <w:sz w:val="21"/>
                <w:szCs w:val="21"/>
                <w:rPrChange w:id="631" w:author="demon" w:date="2015-10-11T15:22:00Z">
                  <w:rPr>
                    <w:rFonts w:asciiTheme="minorEastAsia" w:eastAsiaTheme="minorEastAsia" w:hAnsiTheme="minorEastAsia" w:hint="eastAsia"/>
                    <w:szCs w:val="21"/>
                  </w:rPr>
                </w:rPrChange>
              </w:rPr>
              <w:t>账户</w:t>
            </w:r>
            <w:r w:rsidRPr="00CF19F4">
              <w:rPr>
                <w:rFonts w:asciiTheme="minorEastAsia" w:eastAsiaTheme="minorEastAsia" w:hAnsiTheme="minorEastAsia"/>
                <w:color w:val="auto"/>
                <w:kern w:val="2"/>
                <w:sz w:val="21"/>
                <w:szCs w:val="21"/>
                <w:rPrChange w:id="632" w:author="demon" w:date="2015-10-11T15:22:00Z">
                  <w:rPr>
                    <w:rFonts w:asciiTheme="minorEastAsia" w:eastAsiaTheme="minorEastAsia" w:hAnsiTheme="minorEastAsia"/>
                    <w:szCs w:val="21"/>
                  </w:rPr>
                </w:rPrChange>
              </w:rPr>
              <w:t>信息和权限管理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33"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34" w:author="demon" w:date="2015-10-11T15:22:00Z">
                  <w:rPr>
                    <w:rFonts w:asciiTheme="minorEastAsia" w:eastAsiaTheme="minorEastAsia" w:hAnsiTheme="minorEastAsia" w:cs="宋体" w:hint="eastAsia"/>
                    <w:szCs w:val="21"/>
                  </w:rPr>
                </w:rPrChange>
              </w:rPr>
              <w:t>触发条</w:t>
            </w:r>
            <w:r w:rsidRPr="00CF19F4">
              <w:rPr>
                <w:rFonts w:asciiTheme="minorEastAsia" w:eastAsiaTheme="minorEastAsia" w:hAnsiTheme="minorEastAsia" w:hint="eastAsia"/>
                <w:color w:val="auto"/>
                <w:kern w:val="2"/>
                <w:sz w:val="21"/>
                <w:szCs w:val="21"/>
                <w:rPrChange w:id="635" w:author="demon" w:date="2015-10-11T15:22: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36"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37" w:author="demon" w:date="2015-10-11T15:22:00Z">
                  <w:rPr>
                    <w:rFonts w:asciiTheme="minorEastAsia" w:eastAsiaTheme="minorEastAsia" w:hAnsiTheme="minorEastAsia" w:hint="eastAsia"/>
                    <w:szCs w:val="21"/>
                  </w:rPr>
                </w:rPrChange>
              </w:rPr>
              <w:t>公司员工变化（雇佣新员工；员工离职；员工职位变化），员工信息变化</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38"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39" w:author="demon" w:date="2015-10-11T15:22:00Z">
                  <w:rPr>
                    <w:rFonts w:asciiTheme="minorEastAsia" w:eastAsiaTheme="minorEastAsia" w:hAnsiTheme="minorEastAsia" w:cs="宋体" w:hint="eastAsia"/>
                    <w:szCs w:val="21"/>
                  </w:rPr>
                </w:rPrChange>
              </w:rPr>
              <w:t>前置条</w:t>
            </w:r>
            <w:r w:rsidRPr="00CF19F4">
              <w:rPr>
                <w:rFonts w:asciiTheme="minorEastAsia" w:eastAsiaTheme="minorEastAsia" w:hAnsiTheme="minorEastAsia" w:hint="eastAsia"/>
                <w:color w:val="auto"/>
                <w:kern w:val="2"/>
                <w:sz w:val="21"/>
                <w:szCs w:val="21"/>
                <w:rPrChange w:id="640" w:author="demon" w:date="2015-10-11T15:22: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41"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42" w:author="demon" w:date="2015-10-11T15:22:00Z">
                  <w:rPr>
                    <w:rFonts w:asciiTheme="minorEastAsia" w:eastAsiaTheme="minorEastAsia" w:hAnsiTheme="minorEastAsia" w:hint="eastAsia"/>
                    <w:szCs w:val="21"/>
                  </w:rPr>
                </w:rPrChange>
              </w:rPr>
              <w:t>管理员</w:t>
            </w:r>
            <w:r w:rsidRPr="00CF19F4">
              <w:rPr>
                <w:rFonts w:asciiTheme="minorEastAsia" w:eastAsiaTheme="minorEastAsia" w:hAnsiTheme="minorEastAsia"/>
                <w:color w:val="auto"/>
                <w:kern w:val="2"/>
                <w:sz w:val="21"/>
                <w:szCs w:val="21"/>
                <w:rPrChange w:id="643" w:author="demon" w:date="2015-10-11T15:22:00Z">
                  <w:rPr>
                    <w:rFonts w:asciiTheme="minorEastAsia" w:eastAsiaTheme="minorEastAsia" w:hAnsiTheme="minorEastAsia"/>
                    <w:szCs w:val="21"/>
                  </w:rPr>
                </w:rPrChange>
              </w:rPr>
              <w:t>必须被识别</w:t>
            </w:r>
            <w:r w:rsidRPr="00CF19F4">
              <w:rPr>
                <w:rFonts w:asciiTheme="minorEastAsia" w:eastAsiaTheme="minorEastAsia" w:hAnsiTheme="minorEastAsia" w:hint="eastAsia"/>
                <w:color w:val="auto"/>
                <w:kern w:val="2"/>
                <w:sz w:val="21"/>
                <w:szCs w:val="21"/>
                <w:rPrChange w:id="644" w:author="demon" w:date="2015-10-11T15:22:00Z">
                  <w:rPr>
                    <w:rFonts w:asciiTheme="minorEastAsia" w:eastAsiaTheme="minorEastAsia" w:hAnsiTheme="minorEastAsia" w:hint="eastAsia"/>
                    <w:szCs w:val="21"/>
                  </w:rPr>
                </w:rPrChange>
              </w:rPr>
              <w:t>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45"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46" w:author="demon" w:date="2015-10-11T15:22:00Z">
                  <w:rPr>
                    <w:rFonts w:asciiTheme="minorEastAsia" w:eastAsiaTheme="minorEastAsia" w:hAnsiTheme="minorEastAsia" w:cs="宋体" w:hint="eastAsia"/>
                    <w:szCs w:val="21"/>
                  </w:rPr>
                </w:rPrChange>
              </w:rPr>
              <w:t>后置条</w:t>
            </w:r>
            <w:r w:rsidRPr="00CF19F4">
              <w:rPr>
                <w:rFonts w:asciiTheme="minorEastAsia" w:eastAsiaTheme="minorEastAsia" w:hAnsiTheme="minorEastAsia" w:hint="eastAsia"/>
                <w:color w:val="auto"/>
                <w:kern w:val="2"/>
                <w:sz w:val="21"/>
                <w:szCs w:val="21"/>
                <w:rPrChange w:id="647" w:author="demon" w:date="2015-10-11T15:22:00Z">
                  <w:rPr>
                    <w:rFonts w:asciiTheme="minorEastAsia" w:eastAsiaTheme="minorEastAsia" w:hAnsiTheme="minorEastAsia" w:cs="微软雅黑" w:hint="eastAsia"/>
                    <w:szCs w:val="21"/>
                  </w:rPr>
                </w:rPrChange>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48"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49" w:author="demon" w:date="2015-10-11T15:22:00Z">
                  <w:rPr>
                    <w:rFonts w:asciiTheme="minorEastAsia" w:eastAsiaTheme="minorEastAsia" w:hAnsiTheme="minorEastAsia" w:hint="eastAsia"/>
                    <w:szCs w:val="21"/>
                  </w:rPr>
                </w:rPrChange>
              </w:rPr>
              <w:t>记录用户变更情况</w:t>
            </w:r>
            <w:ins w:id="650" w:author="demon" w:date="2015-10-12T17:48:00Z">
              <w:r w:rsidR="00DF671F">
                <w:rPr>
                  <w:rFonts w:asciiTheme="minorEastAsia" w:eastAsiaTheme="minorEastAsia" w:hAnsiTheme="minorEastAsia" w:hint="eastAsia"/>
                  <w:color w:val="auto"/>
                  <w:kern w:val="2"/>
                  <w:sz w:val="21"/>
                  <w:szCs w:val="21"/>
                </w:rPr>
                <w:t>；</w:t>
              </w:r>
              <w:r w:rsidR="00DF671F" w:rsidRPr="006C2CF3">
                <w:rPr>
                  <w:rFonts w:asciiTheme="minorEastAsia" w:eastAsiaTheme="minorEastAsia" w:hAnsiTheme="minorEastAsia" w:hint="eastAsia"/>
                  <w:color w:val="auto"/>
                  <w:kern w:val="2"/>
                  <w:sz w:val="21"/>
                  <w:szCs w:val="21"/>
                </w:rPr>
                <w:t>系统记录操作到日志</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51" w:author="demon" w:date="2015-10-11T15:22:00Z">
                  <w:rPr>
                    <w:rFonts w:asciiTheme="minorEastAsia" w:eastAsiaTheme="minorEastAsia" w:hAnsiTheme="minorEastAsia" w:cs="宋体"/>
                    <w:szCs w:val="21"/>
                  </w:rPr>
                </w:rPrChange>
              </w:rPr>
            </w:pPr>
            <w:r w:rsidRPr="00CF19F4">
              <w:rPr>
                <w:rFonts w:asciiTheme="minorEastAsia" w:eastAsiaTheme="minorEastAsia" w:hAnsiTheme="minorEastAsia" w:hint="eastAsia"/>
                <w:color w:val="auto"/>
                <w:kern w:val="2"/>
                <w:sz w:val="21"/>
                <w:szCs w:val="21"/>
                <w:rPrChange w:id="652" w:author="demon" w:date="2015-10-11T15:22:00Z">
                  <w:rPr>
                    <w:rFonts w:asciiTheme="minorEastAsia" w:eastAsiaTheme="minorEastAsia" w:hAnsiTheme="minorEastAsia" w:cs="宋体" w:hint="eastAsia"/>
                    <w:szCs w:val="21"/>
                  </w:rPr>
                </w:rPrChange>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53"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54" w:author="demon" w:date="2015-10-11T15:22:00Z">
                  <w:rPr>
                    <w:rFonts w:asciiTheme="minorEastAsia" w:eastAsiaTheme="minorEastAsia" w:hAnsiTheme="minorEastAsia" w:hint="eastAsia"/>
                    <w:szCs w:val="21"/>
                  </w:rPr>
                </w:rPrChange>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655"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656" w:author="demon" w:date="2015-10-11T15:22:00Z">
                  <w:rPr>
                    <w:rFonts w:asciiTheme="minorEastAsia" w:eastAsiaTheme="minorEastAsia" w:hAnsiTheme="minorEastAsia" w:cs="宋体" w:hint="eastAsia"/>
                    <w:szCs w:val="21"/>
                  </w:rPr>
                </w:rPrChange>
              </w:rPr>
              <w:t>正常流</w:t>
            </w:r>
            <w:r w:rsidRPr="00CF19F4">
              <w:rPr>
                <w:rFonts w:asciiTheme="minorEastAsia" w:eastAsiaTheme="minorEastAsia" w:hAnsiTheme="minorEastAsia" w:hint="eastAsia"/>
                <w:color w:val="auto"/>
                <w:kern w:val="2"/>
                <w:sz w:val="21"/>
                <w:szCs w:val="21"/>
                <w:rPrChange w:id="657" w:author="demon" w:date="2015-10-11T15:22: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pStyle w:val="11"/>
              <w:ind w:firstLineChars="0" w:firstLine="0"/>
              <w:rPr>
                <w:rFonts w:asciiTheme="minorEastAsia" w:eastAsiaTheme="minorEastAsia" w:hAnsiTheme="minorEastAsia" w:cstheme="minorBidi"/>
                <w:szCs w:val="21"/>
                <w:rPrChange w:id="658" w:author="demon" w:date="2015-10-11T15:22:00Z">
                  <w:rPr>
                    <w:rFonts w:ascii="宋体" w:hAnsi="宋体"/>
                    <w:szCs w:val="21"/>
                  </w:rPr>
                </w:rPrChange>
              </w:rPr>
            </w:pPr>
            <w:r w:rsidRPr="00CF19F4">
              <w:rPr>
                <w:rFonts w:asciiTheme="minorEastAsia" w:eastAsiaTheme="minorEastAsia" w:hAnsiTheme="minorEastAsia" w:cstheme="minorBidi"/>
                <w:szCs w:val="21"/>
                <w:rPrChange w:id="659" w:author="demon" w:date="2015-10-11T15:22:00Z">
                  <w:rPr>
                    <w:rFonts w:ascii="宋体" w:hAnsi="宋体"/>
                    <w:szCs w:val="21"/>
                  </w:rPr>
                </w:rPrChange>
              </w:rPr>
              <w:t>1.</w:t>
            </w:r>
            <w:r w:rsidRPr="00CF19F4">
              <w:rPr>
                <w:rFonts w:asciiTheme="minorEastAsia" w:eastAsiaTheme="minorEastAsia" w:hAnsiTheme="minorEastAsia" w:cstheme="minorBidi"/>
                <w:szCs w:val="21"/>
                <w:rPrChange w:id="660" w:author="demon" w:date="2015-10-11T15:22:00Z">
                  <w:rPr>
                    <w:rFonts w:asciiTheme="minorEastAsia" w:eastAsiaTheme="minorEastAsia" w:hAnsiTheme="minorEastAsia"/>
                    <w:b/>
                    <w:szCs w:val="21"/>
                  </w:rPr>
                </w:rPrChange>
              </w:rPr>
              <w:t xml:space="preserve">1  </w:t>
            </w:r>
            <w:r w:rsidRPr="00CF19F4">
              <w:rPr>
                <w:rFonts w:asciiTheme="minorEastAsia" w:eastAsiaTheme="minorEastAsia" w:hAnsiTheme="minorEastAsia" w:cstheme="minorBidi"/>
                <w:szCs w:val="21"/>
                <w:rPrChange w:id="661" w:author="demon" w:date="2015-10-11T15:22:00Z">
                  <w:rPr>
                    <w:rFonts w:ascii="宋体" w:hAnsi="宋体"/>
                    <w:szCs w:val="21"/>
                  </w:rPr>
                </w:rPrChange>
              </w:rPr>
              <w:t>雇佣新员工</w:t>
            </w:r>
          </w:p>
          <w:p w:rsidR="00054BB3" w:rsidRPr="00674214" w:rsidRDefault="00054BB3" w:rsidP="009D5F86">
            <w:pPr>
              <w:pStyle w:val="11"/>
              <w:ind w:firstLineChars="100" w:firstLine="210"/>
              <w:rPr>
                <w:rFonts w:asciiTheme="minorEastAsia" w:eastAsiaTheme="minorEastAsia" w:hAnsiTheme="minorEastAsia" w:cstheme="minorBidi"/>
                <w:szCs w:val="21"/>
              </w:rPr>
            </w:pPr>
            <w:r w:rsidRPr="00E2777C">
              <w:rPr>
                <w:rFonts w:asciiTheme="minorEastAsia" w:eastAsiaTheme="minorEastAsia" w:hAnsiTheme="minorEastAsia" w:cstheme="minorBidi"/>
                <w:szCs w:val="21"/>
              </w:rPr>
              <w:t>1.  管理员</w:t>
            </w:r>
            <w:r w:rsidR="000502F0" w:rsidRPr="00E2777C">
              <w:rPr>
                <w:rFonts w:asciiTheme="minorEastAsia" w:eastAsiaTheme="minorEastAsia" w:hAnsiTheme="minorEastAsia" w:cstheme="minorBidi"/>
                <w:szCs w:val="21"/>
              </w:rPr>
              <w:t>从菜单中</w:t>
            </w:r>
            <w:r w:rsidR="00095DB3" w:rsidRPr="00E2777C">
              <w:rPr>
                <w:rFonts w:asciiTheme="minorEastAsia" w:eastAsiaTheme="minorEastAsia" w:hAnsiTheme="minorEastAsia" w:cstheme="minorBidi"/>
                <w:szCs w:val="21"/>
              </w:rPr>
              <w:t>选择</w:t>
            </w:r>
            <w:r w:rsidRPr="00E2777C">
              <w:rPr>
                <w:rFonts w:asciiTheme="minorEastAsia" w:eastAsiaTheme="minorEastAsia" w:hAnsiTheme="minorEastAsia" w:cstheme="minorBidi"/>
                <w:szCs w:val="21"/>
              </w:rPr>
              <w:t>新建员工账号</w:t>
            </w:r>
            <w:r w:rsidR="00095DB3" w:rsidRPr="00674214">
              <w:rPr>
                <w:rFonts w:asciiTheme="minorEastAsia" w:eastAsiaTheme="minorEastAsia" w:hAnsiTheme="minorEastAsia" w:cstheme="minorBidi"/>
                <w:szCs w:val="21"/>
              </w:rPr>
              <w:t>功能</w:t>
            </w:r>
          </w:p>
          <w:p w:rsidR="00054BB3" w:rsidRPr="00674214" w:rsidRDefault="00095DB3" w:rsidP="00EC34F6">
            <w:pPr>
              <w:pStyle w:val="11"/>
              <w:ind w:firstLineChars="100" w:firstLine="21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 xml:space="preserve">2.  </w:t>
            </w:r>
            <w:r w:rsidRPr="00674214">
              <w:rPr>
                <w:rFonts w:asciiTheme="minorEastAsia" w:eastAsiaTheme="minorEastAsia" w:hAnsiTheme="minorEastAsia" w:cstheme="minorBidi" w:hint="eastAsia"/>
                <w:szCs w:val="21"/>
              </w:rPr>
              <w:t>系统显示</w:t>
            </w:r>
            <w:r w:rsidR="00EC34F6" w:rsidRPr="00674214">
              <w:rPr>
                <w:rFonts w:asciiTheme="minorEastAsia" w:eastAsiaTheme="minorEastAsia" w:hAnsiTheme="minorEastAsia" w:cstheme="minorBidi" w:hint="eastAsia"/>
                <w:szCs w:val="21"/>
              </w:rPr>
              <w:t>新建账号界面</w:t>
            </w:r>
          </w:p>
          <w:p w:rsidR="000E5052" w:rsidRPr="00674214" w:rsidRDefault="000E5052" w:rsidP="00EC34F6">
            <w:pPr>
              <w:pStyle w:val="11"/>
              <w:ind w:firstLineChars="100" w:firstLine="21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3.  管理员输入新建的账号</w:t>
            </w:r>
          </w:p>
          <w:p w:rsidR="000E5052" w:rsidRPr="00674214" w:rsidRDefault="000E5052" w:rsidP="00EC34F6">
            <w:pPr>
              <w:pStyle w:val="11"/>
              <w:ind w:firstLineChars="100" w:firstLine="21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4.  系统新建账号</w:t>
            </w:r>
          </w:p>
          <w:p w:rsidR="00054BB3" w:rsidRPr="00674214" w:rsidRDefault="000E5052" w:rsidP="009D5F86">
            <w:pPr>
              <w:pStyle w:val="11"/>
              <w:ind w:firstLineChars="100" w:firstLine="21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5</w:t>
            </w:r>
            <w:r w:rsidR="00054BB3" w:rsidRPr="00674214">
              <w:rPr>
                <w:rFonts w:asciiTheme="minorEastAsia" w:eastAsiaTheme="minorEastAsia" w:hAnsiTheme="minorEastAsia" w:cstheme="minorBidi"/>
                <w:szCs w:val="21"/>
              </w:rPr>
              <w:t>.  管理员输入员工信息并设置员工权限</w:t>
            </w:r>
          </w:p>
          <w:p w:rsidR="00054BB3" w:rsidRPr="002A4F8A" w:rsidRDefault="00054BB3" w:rsidP="009D5F86">
            <w:pPr>
              <w:pStyle w:val="11"/>
              <w:ind w:firstLineChars="100" w:firstLine="210"/>
              <w:rPr>
                <w:rFonts w:asciiTheme="minorEastAsia" w:eastAsiaTheme="minorEastAsia" w:hAnsiTheme="minorEastAsia" w:cstheme="minorBidi"/>
                <w:szCs w:val="21"/>
              </w:rPr>
            </w:pPr>
            <w:r w:rsidRPr="00674214">
              <w:rPr>
                <w:rFonts w:asciiTheme="minorEastAsia" w:eastAsiaTheme="minorEastAsia" w:hAnsiTheme="minorEastAsia" w:cstheme="minorBidi"/>
                <w:szCs w:val="21"/>
              </w:rPr>
              <w:t>管理员重复</w:t>
            </w:r>
            <w:r w:rsidR="000E5052" w:rsidRPr="00674214">
              <w:rPr>
                <w:rFonts w:asciiTheme="minorEastAsia" w:eastAsiaTheme="minorEastAsia" w:hAnsiTheme="minorEastAsia" w:cstheme="minorBidi"/>
                <w:szCs w:val="21"/>
              </w:rPr>
              <w:t>3-5</w:t>
            </w:r>
            <w:r w:rsidRPr="00674214">
              <w:rPr>
                <w:rFonts w:asciiTheme="minorEastAsia" w:eastAsiaTheme="minorEastAsia" w:hAnsiTheme="minorEastAsia" w:cstheme="minorBidi"/>
                <w:szCs w:val="21"/>
              </w:rPr>
              <w:t>步，直到输入所有新员工</w:t>
            </w:r>
          </w:p>
          <w:p w:rsidR="00054BB3" w:rsidRPr="00CF19F4" w:rsidRDefault="000E5052" w:rsidP="009D5F86">
            <w:pPr>
              <w:pStyle w:val="11"/>
              <w:ind w:firstLineChars="100" w:firstLine="210"/>
              <w:rPr>
                <w:rFonts w:asciiTheme="minorEastAsia" w:eastAsiaTheme="minorEastAsia" w:hAnsiTheme="minorEastAsia" w:cstheme="minorBidi"/>
                <w:szCs w:val="21"/>
                <w:rPrChange w:id="662" w:author="demon" w:date="2015-10-11T15:22:00Z">
                  <w:rPr>
                    <w:rFonts w:asciiTheme="minorEastAsia" w:eastAsiaTheme="minorEastAsia" w:hAnsiTheme="minorEastAsia"/>
                    <w:szCs w:val="21"/>
                  </w:rPr>
                </w:rPrChange>
              </w:rPr>
            </w:pPr>
            <w:r w:rsidRPr="00CF19F4">
              <w:rPr>
                <w:rFonts w:asciiTheme="minorEastAsia" w:eastAsiaTheme="minorEastAsia" w:hAnsiTheme="minorEastAsia" w:cstheme="minorBidi"/>
                <w:szCs w:val="21"/>
                <w:rPrChange w:id="663" w:author="demon" w:date="2015-10-11T15:22:00Z">
                  <w:rPr>
                    <w:rFonts w:asciiTheme="minorEastAsia" w:eastAsiaTheme="minorEastAsia" w:hAnsiTheme="minorEastAsia"/>
                    <w:szCs w:val="21"/>
                  </w:rPr>
                </w:rPrChange>
              </w:rPr>
              <w:t>6</w:t>
            </w:r>
            <w:r w:rsidR="00054BB3" w:rsidRPr="00CF19F4">
              <w:rPr>
                <w:rFonts w:asciiTheme="minorEastAsia" w:eastAsiaTheme="minorEastAsia" w:hAnsiTheme="minorEastAsia" w:cstheme="minorBidi"/>
                <w:szCs w:val="21"/>
                <w:rPrChange w:id="664" w:author="demon" w:date="2015-10-11T15:22:00Z">
                  <w:rPr>
                    <w:rFonts w:asciiTheme="minorEastAsia" w:eastAsiaTheme="minorEastAsia" w:hAnsiTheme="minorEastAsia"/>
                    <w:szCs w:val="21"/>
                  </w:rPr>
                </w:rPrChange>
              </w:rPr>
              <w:t>.  系统记录新员工账号及信息权限</w:t>
            </w:r>
          </w:p>
          <w:p w:rsidR="00054BB3" w:rsidRPr="00CF19F4" w:rsidRDefault="000E5052" w:rsidP="009D5F86">
            <w:pPr>
              <w:pStyle w:val="11"/>
              <w:ind w:firstLineChars="100" w:firstLine="210"/>
              <w:rPr>
                <w:rFonts w:asciiTheme="minorEastAsia" w:eastAsiaTheme="minorEastAsia" w:hAnsiTheme="minorEastAsia" w:cstheme="minorBidi"/>
                <w:szCs w:val="21"/>
                <w:rPrChange w:id="665" w:author="demon" w:date="2015-10-11T15:22:00Z">
                  <w:rPr>
                    <w:rFonts w:asciiTheme="minorEastAsia" w:eastAsiaTheme="minorEastAsia" w:hAnsiTheme="minorEastAsia"/>
                    <w:szCs w:val="21"/>
                  </w:rPr>
                </w:rPrChange>
              </w:rPr>
            </w:pPr>
            <w:r w:rsidRPr="00CF19F4">
              <w:rPr>
                <w:rFonts w:asciiTheme="minorEastAsia" w:eastAsiaTheme="minorEastAsia" w:hAnsiTheme="minorEastAsia" w:cstheme="minorBidi"/>
                <w:szCs w:val="21"/>
                <w:rPrChange w:id="666" w:author="demon" w:date="2015-10-11T15:22:00Z">
                  <w:rPr>
                    <w:rFonts w:asciiTheme="minorEastAsia" w:eastAsiaTheme="minorEastAsia" w:hAnsiTheme="minorEastAsia"/>
                    <w:szCs w:val="21"/>
                  </w:rPr>
                </w:rPrChange>
              </w:rPr>
              <w:t>7</w:t>
            </w:r>
            <w:r w:rsidR="00054BB3" w:rsidRPr="00CF19F4">
              <w:rPr>
                <w:rFonts w:asciiTheme="minorEastAsia" w:eastAsiaTheme="minorEastAsia" w:hAnsiTheme="minorEastAsia" w:cstheme="minorBidi"/>
                <w:szCs w:val="21"/>
                <w:rPrChange w:id="667" w:author="demon" w:date="2015-10-11T15:22:00Z">
                  <w:rPr>
                    <w:rFonts w:asciiTheme="minorEastAsia" w:eastAsiaTheme="minorEastAsia" w:hAnsiTheme="minorEastAsia"/>
                    <w:szCs w:val="21"/>
                  </w:rPr>
                </w:rPrChange>
              </w:rPr>
              <w:t>.  系统生成日志记录</w:t>
            </w:r>
          </w:p>
          <w:p w:rsidR="00054BB3" w:rsidRPr="00CF19F4" w:rsidRDefault="00054BB3" w:rsidP="009D5F86">
            <w:pPr>
              <w:pStyle w:val="11"/>
              <w:ind w:firstLineChars="0" w:firstLine="0"/>
              <w:rPr>
                <w:rFonts w:asciiTheme="minorEastAsia" w:eastAsiaTheme="minorEastAsia" w:hAnsiTheme="minorEastAsia" w:cstheme="minorBidi"/>
                <w:szCs w:val="21"/>
                <w:rPrChange w:id="668"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669"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670" w:author="demon" w:date="2015-10-11T15:22:00Z">
                  <w:rPr>
                    <w:rFonts w:ascii="宋体" w:hAnsi="宋体"/>
                    <w:szCs w:val="21"/>
                  </w:rPr>
                </w:rPrChange>
              </w:rPr>
              <w:t>1.</w:t>
            </w:r>
            <w:r w:rsidRPr="00CF19F4">
              <w:rPr>
                <w:rFonts w:asciiTheme="minorEastAsia" w:eastAsiaTheme="minorEastAsia" w:hAnsiTheme="minorEastAsia"/>
                <w:color w:val="auto"/>
                <w:kern w:val="2"/>
                <w:sz w:val="21"/>
                <w:szCs w:val="21"/>
                <w:rPrChange w:id="671" w:author="demon" w:date="2015-10-11T15:22:00Z">
                  <w:rPr>
                    <w:rFonts w:asciiTheme="minorEastAsia" w:eastAsiaTheme="minorEastAsia" w:hAnsiTheme="minorEastAsia"/>
                    <w:b/>
                    <w:szCs w:val="21"/>
                  </w:rPr>
                </w:rPrChange>
              </w:rPr>
              <w:t xml:space="preserve">2  </w:t>
            </w:r>
            <w:r w:rsidRPr="00CF19F4">
              <w:rPr>
                <w:rFonts w:asciiTheme="minorEastAsia" w:eastAsiaTheme="minorEastAsia" w:hAnsiTheme="minorEastAsia"/>
                <w:color w:val="auto"/>
                <w:kern w:val="2"/>
                <w:sz w:val="21"/>
                <w:szCs w:val="21"/>
                <w:rPrChange w:id="672" w:author="demon" w:date="2015-10-11T15:22:00Z">
                  <w:rPr>
                    <w:rFonts w:ascii="宋体" w:hAnsi="宋体"/>
                    <w:szCs w:val="21"/>
                  </w:rPr>
                </w:rPrChange>
              </w:rPr>
              <w:t>员工离职</w:t>
            </w:r>
          </w:p>
          <w:p w:rsidR="00933196" w:rsidRPr="00CF19F4" w:rsidRDefault="00054BB3" w:rsidP="009D5F86">
            <w:pPr>
              <w:ind w:firstLineChars="100" w:firstLine="210"/>
              <w:rPr>
                <w:rFonts w:asciiTheme="minorEastAsia" w:eastAsiaTheme="minorEastAsia" w:hAnsiTheme="minorEastAsia"/>
                <w:color w:val="auto"/>
                <w:kern w:val="2"/>
                <w:sz w:val="21"/>
                <w:szCs w:val="21"/>
                <w:rPrChange w:id="67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74" w:author="demon" w:date="2015-10-11T15:22:00Z">
                  <w:rPr>
                    <w:rFonts w:asciiTheme="minorEastAsia" w:eastAsiaTheme="minorEastAsia" w:hAnsiTheme="minorEastAsia"/>
                    <w:szCs w:val="21"/>
                  </w:rPr>
                </w:rPrChange>
              </w:rPr>
              <w:t xml:space="preserve">1.  </w:t>
            </w:r>
            <w:r w:rsidR="00933196" w:rsidRPr="00CF19F4">
              <w:rPr>
                <w:rFonts w:asciiTheme="minorEastAsia" w:eastAsiaTheme="minorEastAsia" w:hAnsiTheme="minorEastAsia"/>
                <w:color w:val="auto"/>
                <w:kern w:val="2"/>
                <w:sz w:val="21"/>
                <w:szCs w:val="21"/>
                <w:rPrChange w:id="675" w:author="demon" w:date="2015-10-11T15:22:00Z">
                  <w:rPr>
                    <w:rFonts w:asciiTheme="minorEastAsia" w:eastAsiaTheme="minorEastAsia" w:hAnsiTheme="minorEastAsia"/>
                    <w:szCs w:val="21"/>
                  </w:rPr>
                </w:rPrChange>
              </w:rPr>
              <w:t>管理员</w:t>
            </w:r>
            <w:r w:rsidR="000502F0" w:rsidRPr="00CF19F4">
              <w:rPr>
                <w:rFonts w:asciiTheme="minorEastAsia" w:eastAsiaTheme="minorEastAsia" w:hAnsiTheme="minorEastAsia"/>
                <w:color w:val="auto"/>
                <w:kern w:val="2"/>
                <w:sz w:val="21"/>
                <w:szCs w:val="21"/>
                <w:rPrChange w:id="676" w:author="demon" w:date="2015-10-11T15:22:00Z">
                  <w:rPr>
                    <w:rFonts w:asciiTheme="minorEastAsia" w:eastAsiaTheme="minorEastAsia" w:hAnsiTheme="minorEastAsia"/>
                    <w:szCs w:val="21"/>
                  </w:rPr>
                </w:rPrChange>
              </w:rPr>
              <w:t>从菜单中</w:t>
            </w:r>
            <w:r w:rsidR="00933196" w:rsidRPr="00CF19F4">
              <w:rPr>
                <w:rFonts w:asciiTheme="minorEastAsia" w:eastAsiaTheme="minorEastAsia" w:hAnsiTheme="minorEastAsia"/>
                <w:color w:val="auto"/>
                <w:kern w:val="2"/>
                <w:sz w:val="21"/>
                <w:szCs w:val="21"/>
                <w:rPrChange w:id="677" w:author="demon" w:date="2015-10-11T15:22:00Z">
                  <w:rPr>
                    <w:rFonts w:asciiTheme="minorEastAsia" w:eastAsiaTheme="minorEastAsia" w:hAnsiTheme="minorEastAsia"/>
                    <w:szCs w:val="21"/>
                  </w:rPr>
                </w:rPrChange>
              </w:rPr>
              <w:t>选择删除员工功能</w:t>
            </w:r>
          </w:p>
          <w:p w:rsidR="00933196" w:rsidRPr="00CF19F4" w:rsidRDefault="00933196" w:rsidP="009D5F86">
            <w:pPr>
              <w:ind w:firstLineChars="100" w:firstLine="210"/>
              <w:rPr>
                <w:rFonts w:asciiTheme="minorEastAsia" w:eastAsiaTheme="minorEastAsia" w:hAnsiTheme="minorEastAsia"/>
                <w:color w:val="auto"/>
                <w:kern w:val="2"/>
                <w:sz w:val="21"/>
                <w:szCs w:val="21"/>
                <w:rPrChange w:id="678"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79" w:author="demon" w:date="2015-10-11T15:22:00Z">
                  <w:rPr>
                    <w:rFonts w:asciiTheme="minorEastAsia" w:eastAsiaTheme="minorEastAsia" w:hAnsiTheme="minorEastAsia"/>
                    <w:szCs w:val="21"/>
                  </w:rPr>
                </w:rPrChange>
              </w:rPr>
              <w:t>2.  系统显示删除员工界面</w:t>
            </w:r>
          </w:p>
          <w:p w:rsidR="00933196" w:rsidRPr="00CF19F4" w:rsidRDefault="00933196" w:rsidP="00933196">
            <w:pPr>
              <w:ind w:firstLineChars="100" w:firstLine="210"/>
              <w:rPr>
                <w:rFonts w:asciiTheme="minorEastAsia" w:eastAsiaTheme="minorEastAsia" w:hAnsiTheme="minorEastAsia"/>
                <w:color w:val="auto"/>
                <w:kern w:val="2"/>
                <w:sz w:val="21"/>
                <w:szCs w:val="21"/>
                <w:rPrChange w:id="680"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81" w:author="demon" w:date="2015-10-11T15:22:00Z">
                  <w:rPr>
                    <w:rFonts w:asciiTheme="minorEastAsia" w:eastAsiaTheme="minorEastAsia" w:hAnsiTheme="minorEastAsia"/>
                    <w:szCs w:val="21"/>
                  </w:rPr>
                </w:rPrChange>
              </w:rPr>
              <w:t xml:space="preserve">3.  </w:t>
            </w:r>
            <w:r w:rsidR="00054BB3" w:rsidRPr="00CF19F4">
              <w:rPr>
                <w:rFonts w:asciiTheme="minorEastAsia" w:eastAsiaTheme="minorEastAsia" w:hAnsiTheme="minorEastAsia"/>
                <w:color w:val="auto"/>
                <w:kern w:val="2"/>
                <w:sz w:val="21"/>
                <w:szCs w:val="21"/>
                <w:rPrChange w:id="682" w:author="demon" w:date="2015-10-11T15:22:00Z">
                  <w:rPr>
                    <w:rFonts w:asciiTheme="minorEastAsia" w:eastAsiaTheme="minorEastAsia" w:hAnsiTheme="minorEastAsia"/>
                    <w:szCs w:val="21"/>
                  </w:rPr>
                </w:rPrChange>
              </w:rPr>
              <w:t>管理员输入员工账号</w:t>
            </w:r>
          </w:p>
          <w:p w:rsidR="00054BB3" w:rsidRPr="00CF19F4" w:rsidRDefault="00933196" w:rsidP="009D5F86">
            <w:pPr>
              <w:ind w:firstLineChars="100" w:firstLine="210"/>
              <w:rPr>
                <w:rFonts w:asciiTheme="minorEastAsia" w:eastAsiaTheme="minorEastAsia" w:hAnsiTheme="minorEastAsia"/>
                <w:color w:val="auto"/>
                <w:kern w:val="2"/>
                <w:sz w:val="21"/>
                <w:szCs w:val="21"/>
                <w:rPrChange w:id="68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84" w:author="demon" w:date="2015-10-11T15:22:00Z">
                  <w:rPr>
                    <w:rFonts w:asciiTheme="minorEastAsia" w:eastAsiaTheme="minorEastAsia" w:hAnsiTheme="minorEastAsia"/>
                    <w:szCs w:val="21"/>
                  </w:rPr>
                </w:rPrChange>
              </w:rPr>
              <w:t>4</w:t>
            </w:r>
            <w:r w:rsidR="00054BB3" w:rsidRPr="00CF19F4">
              <w:rPr>
                <w:rFonts w:asciiTheme="minorEastAsia" w:eastAsiaTheme="minorEastAsia" w:hAnsiTheme="minorEastAsia"/>
                <w:color w:val="auto"/>
                <w:kern w:val="2"/>
                <w:sz w:val="21"/>
                <w:szCs w:val="21"/>
                <w:rPrChange w:id="685" w:author="demon" w:date="2015-10-11T15:22:00Z">
                  <w:rPr>
                    <w:rFonts w:asciiTheme="minorEastAsia" w:eastAsiaTheme="minorEastAsia" w:hAnsiTheme="minorEastAsia"/>
                    <w:szCs w:val="21"/>
                  </w:rPr>
                </w:rPrChange>
              </w:rPr>
              <w:t>.  系统显示员工信息</w:t>
            </w:r>
          </w:p>
          <w:p w:rsidR="00054BB3" w:rsidRPr="00CF19F4" w:rsidRDefault="00933196" w:rsidP="009D5F86">
            <w:pPr>
              <w:ind w:firstLineChars="100" w:firstLine="210"/>
              <w:rPr>
                <w:rFonts w:asciiTheme="minorEastAsia" w:eastAsiaTheme="minorEastAsia" w:hAnsiTheme="minorEastAsia"/>
                <w:color w:val="auto"/>
                <w:kern w:val="2"/>
                <w:sz w:val="21"/>
                <w:szCs w:val="21"/>
                <w:rPrChange w:id="686"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87" w:author="demon" w:date="2015-10-11T15:22:00Z">
                  <w:rPr>
                    <w:rFonts w:asciiTheme="minorEastAsia" w:eastAsiaTheme="minorEastAsia" w:hAnsiTheme="minorEastAsia"/>
                    <w:szCs w:val="21"/>
                  </w:rPr>
                </w:rPrChange>
              </w:rPr>
              <w:t>5</w:t>
            </w:r>
            <w:r w:rsidR="00054BB3" w:rsidRPr="00CF19F4">
              <w:rPr>
                <w:rFonts w:asciiTheme="minorEastAsia" w:eastAsiaTheme="minorEastAsia" w:hAnsiTheme="minorEastAsia"/>
                <w:color w:val="auto"/>
                <w:kern w:val="2"/>
                <w:sz w:val="21"/>
                <w:szCs w:val="21"/>
                <w:rPrChange w:id="688" w:author="demon" w:date="2015-10-11T15:22:00Z">
                  <w:rPr>
                    <w:rFonts w:asciiTheme="minorEastAsia" w:eastAsiaTheme="minorEastAsia" w:hAnsiTheme="minorEastAsia"/>
                    <w:szCs w:val="21"/>
                  </w:rPr>
                </w:rPrChange>
              </w:rPr>
              <w:t>.  管理员</w:t>
            </w:r>
            <w:ins w:id="689" w:author="demon" w:date="2015-10-11T15:15:00Z">
              <w:r w:rsidR="00B940B5" w:rsidRPr="00CF19F4">
                <w:rPr>
                  <w:rFonts w:asciiTheme="minorEastAsia" w:eastAsiaTheme="minorEastAsia" w:hAnsiTheme="minorEastAsia" w:hint="eastAsia"/>
                  <w:color w:val="auto"/>
                  <w:kern w:val="2"/>
                  <w:sz w:val="21"/>
                  <w:szCs w:val="21"/>
                  <w:rPrChange w:id="690" w:author="demon" w:date="2015-10-11T15:22:00Z">
                    <w:rPr>
                      <w:rFonts w:asciiTheme="minorEastAsia" w:eastAsiaTheme="minorEastAsia" w:hAnsiTheme="minorEastAsia" w:hint="eastAsia"/>
                      <w:szCs w:val="21"/>
                    </w:rPr>
                  </w:rPrChange>
                </w:rPr>
                <w:t>确认</w:t>
              </w:r>
            </w:ins>
            <w:r w:rsidR="00054BB3" w:rsidRPr="00CF19F4">
              <w:rPr>
                <w:rFonts w:asciiTheme="minorEastAsia" w:eastAsiaTheme="minorEastAsia" w:hAnsiTheme="minorEastAsia"/>
                <w:color w:val="auto"/>
                <w:kern w:val="2"/>
                <w:sz w:val="21"/>
                <w:szCs w:val="21"/>
                <w:rPrChange w:id="691" w:author="demon" w:date="2015-10-11T15:22:00Z">
                  <w:rPr>
                    <w:rFonts w:asciiTheme="minorEastAsia" w:eastAsiaTheme="minorEastAsia" w:hAnsiTheme="minorEastAsia"/>
                    <w:szCs w:val="21"/>
                  </w:rPr>
                </w:rPrChange>
              </w:rPr>
              <w:t>删除离职员工</w:t>
            </w:r>
          </w:p>
          <w:p w:rsidR="00054BB3" w:rsidRPr="00CF19F4" w:rsidRDefault="00933196" w:rsidP="009D5F86">
            <w:pPr>
              <w:ind w:firstLineChars="100" w:firstLine="210"/>
              <w:rPr>
                <w:rFonts w:asciiTheme="minorEastAsia" w:eastAsiaTheme="minorEastAsia" w:hAnsiTheme="minorEastAsia"/>
                <w:color w:val="auto"/>
                <w:kern w:val="2"/>
                <w:sz w:val="21"/>
                <w:szCs w:val="21"/>
                <w:rPrChange w:id="692"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93" w:author="demon" w:date="2015-10-11T15:22:00Z">
                  <w:rPr>
                    <w:rFonts w:asciiTheme="minorEastAsia" w:eastAsiaTheme="minorEastAsia" w:hAnsiTheme="minorEastAsia"/>
                    <w:szCs w:val="21"/>
                  </w:rPr>
                </w:rPrChange>
              </w:rPr>
              <w:t>6</w:t>
            </w:r>
            <w:r w:rsidR="00054BB3" w:rsidRPr="00CF19F4">
              <w:rPr>
                <w:rFonts w:asciiTheme="minorEastAsia" w:eastAsiaTheme="minorEastAsia" w:hAnsiTheme="minorEastAsia"/>
                <w:color w:val="auto"/>
                <w:kern w:val="2"/>
                <w:sz w:val="21"/>
                <w:szCs w:val="21"/>
                <w:rPrChange w:id="694" w:author="demon" w:date="2015-10-11T15:22:00Z">
                  <w:rPr>
                    <w:rFonts w:asciiTheme="minorEastAsia" w:eastAsiaTheme="minorEastAsia" w:hAnsiTheme="minorEastAsia"/>
                    <w:szCs w:val="21"/>
                  </w:rPr>
                </w:rPrChange>
              </w:rPr>
              <w:t>.  系统移除离职员工账号</w:t>
            </w:r>
          </w:p>
          <w:p w:rsidR="00054BB3" w:rsidRPr="00CF19F4" w:rsidRDefault="00933196" w:rsidP="009D5F86">
            <w:pPr>
              <w:ind w:firstLineChars="100" w:firstLine="210"/>
              <w:rPr>
                <w:rFonts w:asciiTheme="minorEastAsia" w:eastAsiaTheme="minorEastAsia" w:hAnsiTheme="minorEastAsia"/>
                <w:color w:val="auto"/>
                <w:kern w:val="2"/>
                <w:sz w:val="21"/>
                <w:szCs w:val="21"/>
                <w:rPrChange w:id="695"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696" w:author="demon" w:date="2015-10-11T15:22:00Z">
                  <w:rPr>
                    <w:rFonts w:asciiTheme="minorEastAsia" w:eastAsiaTheme="minorEastAsia" w:hAnsiTheme="minorEastAsia"/>
                    <w:szCs w:val="21"/>
                  </w:rPr>
                </w:rPrChange>
              </w:rPr>
              <w:t>7</w:t>
            </w:r>
            <w:r w:rsidR="00054BB3" w:rsidRPr="00CF19F4">
              <w:rPr>
                <w:rFonts w:asciiTheme="minorEastAsia" w:eastAsiaTheme="minorEastAsia" w:hAnsiTheme="minorEastAsia"/>
                <w:color w:val="auto"/>
                <w:kern w:val="2"/>
                <w:sz w:val="21"/>
                <w:szCs w:val="21"/>
                <w:rPrChange w:id="697" w:author="demon" w:date="2015-10-11T15:22:00Z">
                  <w:rPr>
                    <w:rFonts w:asciiTheme="minorEastAsia" w:eastAsiaTheme="minorEastAsia" w:hAnsiTheme="minorEastAsia"/>
                    <w:szCs w:val="21"/>
                  </w:rPr>
                </w:rPrChange>
              </w:rPr>
              <w:t>.  系统生成日志记录</w:t>
            </w:r>
          </w:p>
          <w:p w:rsidR="00054BB3" w:rsidRPr="00CF19F4" w:rsidRDefault="00054BB3" w:rsidP="009D5F86">
            <w:pPr>
              <w:rPr>
                <w:rFonts w:asciiTheme="minorEastAsia" w:eastAsiaTheme="minorEastAsia" w:hAnsiTheme="minorEastAsia"/>
                <w:color w:val="auto"/>
                <w:kern w:val="2"/>
                <w:sz w:val="21"/>
                <w:szCs w:val="21"/>
                <w:rPrChange w:id="698"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699"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700" w:author="demon" w:date="2015-10-11T15:22:00Z">
                  <w:rPr>
                    <w:rFonts w:ascii="宋体" w:hAnsi="宋体"/>
                    <w:szCs w:val="21"/>
                  </w:rPr>
                </w:rPrChange>
              </w:rPr>
              <w:t>1.</w:t>
            </w:r>
            <w:r w:rsidRPr="00CF19F4">
              <w:rPr>
                <w:rFonts w:asciiTheme="minorEastAsia" w:eastAsiaTheme="minorEastAsia" w:hAnsiTheme="minorEastAsia"/>
                <w:color w:val="auto"/>
                <w:kern w:val="2"/>
                <w:sz w:val="21"/>
                <w:szCs w:val="21"/>
                <w:rPrChange w:id="701" w:author="demon" w:date="2015-10-11T15:22:00Z">
                  <w:rPr>
                    <w:rFonts w:asciiTheme="minorEastAsia" w:eastAsiaTheme="minorEastAsia" w:hAnsiTheme="minorEastAsia"/>
                    <w:b/>
                    <w:szCs w:val="21"/>
                  </w:rPr>
                </w:rPrChange>
              </w:rPr>
              <w:t xml:space="preserve">3  </w:t>
            </w:r>
            <w:r w:rsidRPr="00CF19F4">
              <w:rPr>
                <w:rFonts w:asciiTheme="minorEastAsia" w:eastAsiaTheme="minorEastAsia" w:hAnsiTheme="minorEastAsia"/>
                <w:color w:val="auto"/>
                <w:kern w:val="2"/>
                <w:sz w:val="21"/>
                <w:szCs w:val="21"/>
                <w:rPrChange w:id="702" w:author="demon" w:date="2015-10-11T15:22:00Z">
                  <w:rPr>
                    <w:rFonts w:ascii="宋体" w:hAnsi="宋体"/>
                    <w:szCs w:val="21"/>
                  </w:rPr>
                </w:rPrChange>
              </w:rPr>
              <w:t>员工职位变化</w:t>
            </w:r>
          </w:p>
          <w:p w:rsidR="00D57EED" w:rsidRPr="00CF19F4" w:rsidRDefault="00054BB3" w:rsidP="009D5F86">
            <w:pPr>
              <w:ind w:firstLineChars="100" w:firstLine="210"/>
              <w:rPr>
                <w:rFonts w:asciiTheme="minorEastAsia" w:eastAsiaTheme="minorEastAsia" w:hAnsiTheme="minorEastAsia"/>
                <w:color w:val="auto"/>
                <w:kern w:val="2"/>
                <w:sz w:val="21"/>
                <w:szCs w:val="21"/>
                <w:rPrChange w:id="70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04" w:author="demon" w:date="2015-10-11T15:22:00Z">
                  <w:rPr>
                    <w:rFonts w:asciiTheme="minorEastAsia" w:eastAsiaTheme="minorEastAsia" w:hAnsiTheme="minorEastAsia"/>
                    <w:szCs w:val="21"/>
                  </w:rPr>
                </w:rPrChange>
              </w:rPr>
              <w:t xml:space="preserve">1.  </w:t>
            </w:r>
            <w:r w:rsidR="00D57EED" w:rsidRPr="00CF19F4">
              <w:rPr>
                <w:rFonts w:asciiTheme="minorEastAsia" w:eastAsiaTheme="minorEastAsia" w:hAnsiTheme="minorEastAsia"/>
                <w:color w:val="auto"/>
                <w:kern w:val="2"/>
                <w:sz w:val="21"/>
                <w:szCs w:val="21"/>
                <w:rPrChange w:id="705" w:author="demon" w:date="2015-10-11T15:22:00Z">
                  <w:rPr>
                    <w:rFonts w:asciiTheme="minorEastAsia" w:eastAsiaTheme="minorEastAsia" w:hAnsiTheme="minorEastAsia"/>
                    <w:szCs w:val="21"/>
                  </w:rPr>
                </w:rPrChange>
              </w:rPr>
              <w:t>管理员</w:t>
            </w:r>
            <w:r w:rsidR="000502F0" w:rsidRPr="00CF19F4">
              <w:rPr>
                <w:rFonts w:asciiTheme="minorEastAsia" w:eastAsiaTheme="minorEastAsia" w:hAnsiTheme="minorEastAsia"/>
                <w:color w:val="auto"/>
                <w:kern w:val="2"/>
                <w:sz w:val="21"/>
                <w:szCs w:val="21"/>
                <w:rPrChange w:id="706" w:author="demon" w:date="2015-10-11T15:22:00Z">
                  <w:rPr>
                    <w:rFonts w:asciiTheme="minorEastAsia" w:eastAsiaTheme="minorEastAsia" w:hAnsiTheme="minorEastAsia"/>
                    <w:szCs w:val="21"/>
                  </w:rPr>
                </w:rPrChange>
              </w:rPr>
              <w:t>从菜单中</w:t>
            </w:r>
            <w:r w:rsidR="00D57EED" w:rsidRPr="00CF19F4">
              <w:rPr>
                <w:rFonts w:asciiTheme="minorEastAsia" w:eastAsiaTheme="minorEastAsia" w:hAnsiTheme="minorEastAsia"/>
                <w:color w:val="auto"/>
                <w:kern w:val="2"/>
                <w:sz w:val="21"/>
                <w:szCs w:val="21"/>
                <w:rPrChange w:id="707" w:author="demon" w:date="2015-10-11T15:22:00Z">
                  <w:rPr>
                    <w:rFonts w:asciiTheme="minorEastAsia" w:eastAsiaTheme="minorEastAsia" w:hAnsiTheme="minorEastAsia"/>
                    <w:szCs w:val="21"/>
                  </w:rPr>
                </w:rPrChange>
              </w:rPr>
              <w:t>选择修改员工职位权限功能</w:t>
            </w:r>
          </w:p>
          <w:p w:rsidR="00D57EED" w:rsidRPr="00CF19F4" w:rsidRDefault="00D57EED" w:rsidP="009D5F86">
            <w:pPr>
              <w:ind w:firstLineChars="100" w:firstLine="210"/>
              <w:rPr>
                <w:rFonts w:asciiTheme="minorEastAsia" w:eastAsiaTheme="minorEastAsia" w:hAnsiTheme="minorEastAsia"/>
                <w:color w:val="auto"/>
                <w:kern w:val="2"/>
                <w:sz w:val="21"/>
                <w:szCs w:val="21"/>
                <w:rPrChange w:id="708"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09" w:author="demon" w:date="2015-10-11T15:22:00Z">
                  <w:rPr>
                    <w:rFonts w:asciiTheme="minorEastAsia" w:eastAsiaTheme="minorEastAsia" w:hAnsiTheme="minorEastAsia"/>
                    <w:szCs w:val="21"/>
                  </w:rPr>
                </w:rPrChange>
              </w:rPr>
              <w:t>2.  系统显示修改员工职位权限界面</w:t>
            </w:r>
          </w:p>
          <w:p w:rsidR="00054BB3" w:rsidRPr="00CF19F4" w:rsidRDefault="00D57EED" w:rsidP="009D5F86">
            <w:pPr>
              <w:ind w:firstLineChars="100" w:firstLine="210"/>
              <w:rPr>
                <w:rFonts w:asciiTheme="minorEastAsia" w:eastAsiaTheme="minorEastAsia" w:hAnsiTheme="minorEastAsia"/>
                <w:color w:val="auto"/>
                <w:kern w:val="2"/>
                <w:sz w:val="21"/>
                <w:szCs w:val="21"/>
                <w:rPrChange w:id="710"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11" w:author="demon" w:date="2015-10-11T15:22:00Z">
                  <w:rPr>
                    <w:rFonts w:asciiTheme="minorEastAsia" w:eastAsiaTheme="minorEastAsia" w:hAnsiTheme="minorEastAsia"/>
                    <w:szCs w:val="21"/>
                  </w:rPr>
                </w:rPrChange>
              </w:rPr>
              <w:t xml:space="preserve">3.  </w:t>
            </w:r>
            <w:r w:rsidR="00054BB3" w:rsidRPr="00CF19F4">
              <w:rPr>
                <w:rFonts w:asciiTheme="minorEastAsia" w:eastAsiaTheme="minorEastAsia" w:hAnsiTheme="minorEastAsia"/>
                <w:color w:val="auto"/>
                <w:kern w:val="2"/>
                <w:sz w:val="21"/>
                <w:szCs w:val="21"/>
                <w:rPrChange w:id="712" w:author="demon" w:date="2015-10-11T15:22:00Z">
                  <w:rPr>
                    <w:rFonts w:asciiTheme="minorEastAsia" w:eastAsiaTheme="minorEastAsia" w:hAnsiTheme="minorEastAsia"/>
                    <w:szCs w:val="21"/>
                  </w:rPr>
                </w:rPrChange>
              </w:rPr>
              <w:t>管理员输入员工账号</w:t>
            </w:r>
          </w:p>
          <w:p w:rsidR="00054BB3" w:rsidRPr="00CF19F4" w:rsidRDefault="00D57EED" w:rsidP="009D5F86">
            <w:pPr>
              <w:ind w:firstLineChars="100" w:firstLine="210"/>
              <w:rPr>
                <w:rFonts w:asciiTheme="minorEastAsia" w:eastAsiaTheme="minorEastAsia" w:hAnsiTheme="minorEastAsia"/>
                <w:color w:val="auto"/>
                <w:kern w:val="2"/>
                <w:sz w:val="21"/>
                <w:szCs w:val="21"/>
                <w:rPrChange w:id="71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14" w:author="demon" w:date="2015-10-11T15:22:00Z">
                  <w:rPr>
                    <w:rFonts w:asciiTheme="minorEastAsia" w:eastAsiaTheme="minorEastAsia" w:hAnsiTheme="minorEastAsia"/>
                    <w:szCs w:val="21"/>
                  </w:rPr>
                </w:rPrChange>
              </w:rPr>
              <w:t>4</w:t>
            </w:r>
            <w:r w:rsidR="00054BB3" w:rsidRPr="00CF19F4">
              <w:rPr>
                <w:rFonts w:asciiTheme="minorEastAsia" w:eastAsiaTheme="minorEastAsia" w:hAnsiTheme="minorEastAsia"/>
                <w:color w:val="auto"/>
                <w:kern w:val="2"/>
                <w:sz w:val="21"/>
                <w:szCs w:val="21"/>
                <w:rPrChange w:id="715" w:author="demon" w:date="2015-10-11T15:22:00Z">
                  <w:rPr>
                    <w:rFonts w:asciiTheme="minorEastAsia" w:eastAsiaTheme="minorEastAsia" w:hAnsiTheme="minorEastAsia"/>
                    <w:szCs w:val="21"/>
                  </w:rPr>
                </w:rPrChange>
              </w:rPr>
              <w:t>.  系统显示员工信息</w:t>
            </w:r>
          </w:p>
          <w:p w:rsidR="00054BB3" w:rsidRPr="00CF19F4" w:rsidRDefault="00D57EED" w:rsidP="009D5F86">
            <w:pPr>
              <w:ind w:firstLineChars="100" w:firstLine="210"/>
              <w:rPr>
                <w:rFonts w:asciiTheme="minorEastAsia" w:eastAsiaTheme="minorEastAsia" w:hAnsiTheme="minorEastAsia"/>
                <w:color w:val="auto"/>
                <w:kern w:val="2"/>
                <w:sz w:val="21"/>
                <w:szCs w:val="21"/>
                <w:rPrChange w:id="716"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17" w:author="demon" w:date="2015-10-11T15:22:00Z">
                  <w:rPr>
                    <w:rFonts w:asciiTheme="minorEastAsia" w:eastAsiaTheme="minorEastAsia" w:hAnsiTheme="minorEastAsia"/>
                    <w:szCs w:val="21"/>
                  </w:rPr>
                </w:rPrChange>
              </w:rPr>
              <w:t>5</w:t>
            </w:r>
            <w:r w:rsidR="00054BB3" w:rsidRPr="00CF19F4">
              <w:rPr>
                <w:rFonts w:asciiTheme="minorEastAsia" w:eastAsiaTheme="minorEastAsia" w:hAnsiTheme="minorEastAsia"/>
                <w:color w:val="auto"/>
                <w:kern w:val="2"/>
                <w:sz w:val="21"/>
                <w:szCs w:val="21"/>
                <w:rPrChange w:id="718" w:author="demon" w:date="2015-10-11T15:22:00Z">
                  <w:rPr>
                    <w:rFonts w:asciiTheme="minorEastAsia" w:eastAsiaTheme="minorEastAsia" w:hAnsiTheme="minorEastAsia"/>
                    <w:szCs w:val="21"/>
                  </w:rPr>
                </w:rPrChange>
              </w:rPr>
              <w:t>.  管理员修改员工职位</w:t>
            </w:r>
          </w:p>
          <w:p w:rsidR="00054BB3" w:rsidRPr="00CF19F4" w:rsidRDefault="00D57EED" w:rsidP="009D5F86">
            <w:pPr>
              <w:ind w:firstLineChars="100" w:firstLine="210"/>
              <w:rPr>
                <w:ins w:id="719" w:author="demon" w:date="2015-10-11T15:13:00Z"/>
                <w:rFonts w:asciiTheme="minorEastAsia" w:eastAsiaTheme="minorEastAsia" w:hAnsiTheme="minorEastAsia"/>
                <w:color w:val="auto"/>
                <w:kern w:val="2"/>
                <w:sz w:val="21"/>
                <w:szCs w:val="21"/>
                <w:rPrChange w:id="720" w:author="demon" w:date="2015-10-11T15:22:00Z">
                  <w:rPr>
                    <w:ins w:id="721" w:author="demon" w:date="2015-10-11T15:13:00Z"/>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22" w:author="demon" w:date="2015-10-11T15:22:00Z">
                  <w:rPr>
                    <w:rFonts w:asciiTheme="minorEastAsia" w:eastAsiaTheme="minorEastAsia" w:hAnsiTheme="minorEastAsia"/>
                    <w:szCs w:val="21"/>
                  </w:rPr>
                </w:rPrChange>
              </w:rPr>
              <w:t>6</w:t>
            </w:r>
            <w:r w:rsidR="00054BB3" w:rsidRPr="00CF19F4">
              <w:rPr>
                <w:rFonts w:asciiTheme="minorEastAsia" w:eastAsiaTheme="minorEastAsia" w:hAnsiTheme="minorEastAsia"/>
                <w:color w:val="auto"/>
                <w:kern w:val="2"/>
                <w:sz w:val="21"/>
                <w:szCs w:val="21"/>
                <w:rPrChange w:id="723" w:author="demon" w:date="2015-10-11T15:22:00Z">
                  <w:rPr>
                    <w:rFonts w:asciiTheme="minorEastAsia" w:eastAsiaTheme="minorEastAsia" w:hAnsiTheme="minorEastAsia"/>
                    <w:szCs w:val="21"/>
                  </w:rPr>
                </w:rPrChange>
              </w:rPr>
              <w:t>.  系统</w:t>
            </w:r>
            <w:ins w:id="724" w:author="demon" w:date="2015-10-11T15:12:00Z">
              <w:r w:rsidR="00E01996" w:rsidRPr="00CF19F4">
                <w:rPr>
                  <w:rFonts w:asciiTheme="minorEastAsia" w:eastAsiaTheme="minorEastAsia" w:hAnsiTheme="minorEastAsia" w:hint="eastAsia"/>
                  <w:color w:val="auto"/>
                  <w:kern w:val="2"/>
                  <w:sz w:val="21"/>
                  <w:szCs w:val="21"/>
                  <w:rPrChange w:id="725" w:author="demon" w:date="2015-10-11T15:22:00Z">
                    <w:rPr>
                      <w:rFonts w:asciiTheme="minorEastAsia" w:eastAsiaTheme="minorEastAsia" w:hAnsiTheme="minorEastAsia" w:hint="eastAsia"/>
                      <w:szCs w:val="21"/>
                    </w:rPr>
                  </w:rPrChange>
                </w:rPr>
                <w:t>显示</w:t>
              </w:r>
            </w:ins>
            <w:del w:id="726" w:author="demon" w:date="2015-10-11T15:12:00Z">
              <w:r w:rsidR="00054BB3" w:rsidRPr="00CF19F4" w:rsidDel="00E01996">
                <w:rPr>
                  <w:rFonts w:asciiTheme="minorEastAsia" w:eastAsiaTheme="minorEastAsia" w:hAnsiTheme="minorEastAsia"/>
                  <w:color w:val="auto"/>
                  <w:kern w:val="2"/>
                  <w:sz w:val="21"/>
                  <w:szCs w:val="21"/>
                  <w:rPrChange w:id="727" w:author="demon" w:date="2015-10-11T15:22:00Z">
                    <w:rPr>
                      <w:rFonts w:asciiTheme="minorEastAsia" w:eastAsiaTheme="minorEastAsia" w:hAnsiTheme="minorEastAsia"/>
                      <w:szCs w:val="21"/>
                    </w:rPr>
                  </w:rPrChange>
                </w:rPr>
                <w:delText>修改</w:delText>
              </w:r>
            </w:del>
            <w:del w:id="728" w:author="demon" w:date="2015-10-11T15:13:00Z">
              <w:r w:rsidR="00054BB3" w:rsidRPr="00CF19F4" w:rsidDel="00E01996">
                <w:rPr>
                  <w:rFonts w:asciiTheme="minorEastAsia" w:eastAsiaTheme="minorEastAsia" w:hAnsiTheme="minorEastAsia"/>
                  <w:color w:val="auto"/>
                  <w:kern w:val="2"/>
                  <w:sz w:val="21"/>
                  <w:szCs w:val="21"/>
                  <w:rPrChange w:id="729" w:author="demon" w:date="2015-10-11T15:22:00Z">
                    <w:rPr>
                      <w:rFonts w:asciiTheme="minorEastAsia" w:eastAsiaTheme="minorEastAsia" w:hAnsiTheme="minorEastAsia"/>
                      <w:szCs w:val="21"/>
                    </w:rPr>
                  </w:rPrChange>
                </w:rPr>
                <w:delText>员工</w:delText>
              </w:r>
            </w:del>
            <w:ins w:id="730" w:author="demon" w:date="2015-10-11T15:13:00Z">
              <w:r w:rsidR="00E01996" w:rsidRPr="00CF19F4">
                <w:rPr>
                  <w:rFonts w:asciiTheme="minorEastAsia" w:eastAsiaTheme="minorEastAsia" w:hAnsiTheme="minorEastAsia" w:hint="eastAsia"/>
                  <w:color w:val="auto"/>
                  <w:kern w:val="2"/>
                  <w:sz w:val="21"/>
                  <w:szCs w:val="21"/>
                  <w:rPrChange w:id="731" w:author="demon" w:date="2015-10-11T15:22:00Z">
                    <w:rPr>
                      <w:rFonts w:asciiTheme="minorEastAsia" w:eastAsiaTheme="minorEastAsia" w:hAnsiTheme="minorEastAsia" w:hint="eastAsia"/>
                      <w:szCs w:val="21"/>
                    </w:rPr>
                  </w:rPrChange>
                </w:rPr>
                <w:t>变化后</w:t>
              </w:r>
            </w:ins>
            <w:r w:rsidR="00054BB3" w:rsidRPr="00CF19F4">
              <w:rPr>
                <w:rFonts w:asciiTheme="minorEastAsia" w:eastAsiaTheme="minorEastAsia" w:hAnsiTheme="minorEastAsia"/>
                <w:color w:val="auto"/>
                <w:kern w:val="2"/>
                <w:sz w:val="21"/>
                <w:szCs w:val="21"/>
                <w:rPrChange w:id="732" w:author="demon" w:date="2015-10-11T15:22:00Z">
                  <w:rPr>
                    <w:rFonts w:asciiTheme="minorEastAsia" w:eastAsiaTheme="minorEastAsia" w:hAnsiTheme="minorEastAsia"/>
                    <w:szCs w:val="21"/>
                  </w:rPr>
                </w:rPrChange>
              </w:rPr>
              <w:t>职位</w:t>
            </w:r>
            <w:ins w:id="733" w:author="demon" w:date="2015-10-12T21:02:00Z">
              <w:r w:rsidR="005541B5">
                <w:rPr>
                  <w:rFonts w:asciiTheme="minorEastAsia" w:eastAsiaTheme="minorEastAsia" w:hAnsiTheme="minorEastAsia" w:hint="eastAsia"/>
                  <w:color w:val="auto"/>
                  <w:kern w:val="2"/>
                  <w:sz w:val="21"/>
                  <w:szCs w:val="21"/>
                </w:rPr>
                <w:t>、</w:t>
              </w:r>
            </w:ins>
            <w:del w:id="734" w:author="demon" w:date="2015-10-12T21:02:00Z">
              <w:r w:rsidR="00054BB3" w:rsidRPr="00CF19F4" w:rsidDel="005541B5">
                <w:rPr>
                  <w:rFonts w:asciiTheme="minorEastAsia" w:eastAsiaTheme="minorEastAsia" w:hAnsiTheme="minorEastAsia"/>
                  <w:color w:val="auto"/>
                  <w:kern w:val="2"/>
                  <w:sz w:val="21"/>
                  <w:szCs w:val="21"/>
                  <w:rPrChange w:id="735" w:author="demon" w:date="2015-10-11T15:22:00Z">
                    <w:rPr>
                      <w:rFonts w:asciiTheme="minorEastAsia" w:eastAsiaTheme="minorEastAsia" w:hAnsiTheme="minorEastAsia"/>
                      <w:szCs w:val="21"/>
                    </w:rPr>
                  </w:rPrChange>
                </w:rPr>
                <w:delText>和</w:delText>
              </w:r>
            </w:del>
            <w:r w:rsidR="00054BB3" w:rsidRPr="00CF19F4">
              <w:rPr>
                <w:rFonts w:asciiTheme="minorEastAsia" w:eastAsiaTheme="minorEastAsia" w:hAnsiTheme="minorEastAsia"/>
                <w:color w:val="auto"/>
                <w:kern w:val="2"/>
                <w:sz w:val="21"/>
                <w:szCs w:val="21"/>
                <w:rPrChange w:id="736" w:author="demon" w:date="2015-10-11T15:22:00Z">
                  <w:rPr>
                    <w:rFonts w:asciiTheme="minorEastAsia" w:eastAsiaTheme="minorEastAsia" w:hAnsiTheme="minorEastAsia"/>
                    <w:szCs w:val="21"/>
                  </w:rPr>
                </w:rPrChange>
              </w:rPr>
              <w:t>权限</w:t>
            </w:r>
            <w:ins w:id="737" w:author="demon" w:date="2015-10-12T21:03:00Z">
              <w:r w:rsidR="005541B5">
                <w:rPr>
                  <w:rFonts w:asciiTheme="minorEastAsia" w:eastAsiaTheme="minorEastAsia" w:hAnsiTheme="minorEastAsia" w:hint="eastAsia"/>
                  <w:color w:val="auto"/>
                  <w:kern w:val="2"/>
                  <w:sz w:val="21"/>
                  <w:szCs w:val="21"/>
                </w:rPr>
                <w:t>和账号</w:t>
              </w:r>
            </w:ins>
          </w:p>
          <w:p w:rsidR="00E01996" w:rsidRPr="00CF19F4" w:rsidRDefault="00E01996" w:rsidP="009D5F86">
            <w:pPr>
              <w:ind w:firstLineChars="100" w:firstLine="210"/>
              <w:rPr>
                <w:rFonts w:asciiTheme="minorEastAsia" w:eastAsiaTheme="minorEastAsia" w:hAnsiTheme="minorEastAsia"/>
                <w:color w:val="auto"/>
                <w:kern w:val="2"/>
                <w:sz w:val="21"/>
                <w:szCs w:val="21"/>
                <w:rPrChange w:id="738" w:author="demon" w:date="2015-10-11T15:22:00Z">
                  <w:rPr>
                    <w:rFonts w:asciiTheme="minorEastAsia" w:eastAsiaTheme="minorEastAsia" w:hAnsiTheme="minorEastAsia"/>
                    <w:szCs w:val="21"/>
                  </w:rPr>
                </w:rPrChange>
              </w:rPr>
            </w:pPr>
            <w:ins w:id="739" w:author="demon" w:date="2015-10-11T15:13:00Z">
              <w:r w:rsidRPr="00CF19F4">
                <w:rPr>
                  <w:rFonts w:asciiTheme="minorEastAsia" w:eastAsiaTheme="minorEastAsia" w:hAnsiTheme="minorEastAsia"/>
                  <w:color w:val="auto"/>
                  <w:kern w:val="2"/>
                  <w:sz w:val="21"/>
                  <w:szCs w:val="21"/>
                  <w:rPrChange w:id="740" w:author="demon" w:date="2015-10-11T15:22:00Z">
                    <w:rPr>
                      <w:rFonts w:asciiTheme="minorEastAsia" w:eastAsiaTheme="minorEastAsia" w:hAnsiTheme="minorEastAsia"/>
                      <w:szCs w:val="21"/>
                    </w:rPr>
                  </w:rPrChange>
                </w:rPr>
                <w:t xml:space="preserve">7.  </w:t>
              </w:r>
              <w:r w:rsidRPr="00CF19F4">
                <w:rPr>
                  <w:rFonts w:asciiTheme="minorEastAsia" w:eastAsiaTheme="minorEastAsia" w:hAnsiTheme="minorEastAsia" w:hint="eastAsia"/>
                  <w:color w:val="auto"/>
                  <w:kern w:val="2"/>
                  <w:sz w:val="21"/>
                  <w:szCs w:val="21"/>
                  <w:rPrChange w:id="741" w:author="demon" w:date="2015-10-11T15:22:00Z">
                    <w:rPr>
                      <w:rFonts w:asciiTheme="minorEastAsia" w:eastAsiaTheme="minorEastAsia" w:hAnsiTheme="minorEastAsia" w:hint="eastAsia"/>
                      <w:szCs w:val="21"/>
                    </w:rPr>
                  </w:rPrChange>
                </w:rPr>
                <w:t>管理员</w:t>
              </w:r>
              <w:r w:rsidRPr="00CF19F4">
                <w:rPr>
                  <w:rFonts w:asciiTheme="minorEastAsia" w:eastAsiaTheme="minorEastAsia" w:hAnsiTheme="minorEastAsia"/>
                  <w:color w:val="auto"/>
                  <w:kern w:val="2"/>
                  <w:sz w:val="21"/>
                  <w:szCs w:val="21"/>
                  <w:rPrChange w:id="742" w:author="demon" w:date="2015-10-11T15:22:00Z">
                    <w:rPr>
                      <w:rFonts w:asciiTheme="minorEastAsia" w:eastAsiaTheme="minorEastAsia" w:hAnsiTheme="minorEastAsia"/>
                      <w:szCs w:val="21"/>
                    </w:rPr>
                  </w:rPrChange>
                </w:rPr>
                <w:t>确认修改员工职位</w:t>
              </w:r>
            </w:ins>
          </w:p>
          <w:p w:rsidR="00054BB3" w:rsidRPr="00CF19F4" w:rsidDel="00E01996" w:rsidRDefault="00D57EED" w:rsidP="009D5F86">
            <w:pPr>
              <w:ind w:firstLineChars="100" w:firstLine="210"/>
              <w:rPr>
                <w:del w:id="743" w:author="demon" w:date="2015-10-11T15:14:00Z"/>
                <w:rFonts w:asciiTheme="minorEastAsia" w:eastAsiaTheme="minorEastAsia" w:hAnsiTheme="minorEastAsia"/>
                <w:color w:val="auto"/>
                <w:kern w:val="2"/>
                <w:sz w:val="21"/>
                <w:szCs w:val="21"/>
                <w:rPrChange w:id="744" w:author="demon" w:date="2015-10-11T15:22:00Z">
                  <w:rPr>
                    <w:del w:id="745" w:author="demon" w:date="2015-10-11T15:14:00Z"/>
                    <w:rFonts w:asciiTheme="minorEastAsia" w:eastAsiaTheme="minorEastAsia" w:hAnsiTheme="minorEastAsia"/>
                    <w:szCs w:val="21"/>
                  </w:rPr>
                </w:rPrChange>
              </w:rPr>
            </w:pPr>
            <w:del w:id="746" w:author="demon" w:date="2015-10-11T15:13:00Z">
              <w:r w:rsidRPr="00CF19F4" w:rsidDel="00E01996">
                <w:rPr>
                  <w:rFonts w:asciiTheme="minorEastAsia" w:eastAsiaTheme="minorEastAsia" w:hAnsiTheme="minorEastAsia"/>
                  <w:color w:val="auto"/>
                  <w:kern w:val="2"/>
                  <w:sz w:val="21"/>
                  <w:szCs w:val="21"/>
                  <w:rPrChange w:id="747" w:author="demon" w:date="2015-10-11T15:22:00Z">
                    <w:rPr>
                      <w:rFonts w:asciiTheme="minorEastAsia" w:eastAsiaTheme="minorEastAsia" w:hAnsiTheme="minorEastAsia"/>
                      <w:szCs w:val="21"/>
                    </w:rPr>
                  </w:rPrChange>
                </w:rPr>
                <w:delText>7</w:delText>
              </w:r>
            </w:del>
            <w:ins w:id="748" w:author="demon" w:date="2015-10-11T15:13:00Z">
              <w:r w:rsidR="00E01996" w:rsidRPr="00CF19F4">
                <w:rPr>
                  <w:rFonts w:asciiTheme="minorEastAsia" w:eastAsiaTheme="minorEastAsia" w:hAnsiTheme="minorEastAsia"/>
                  <w:color w:val="auto"/>
                  <w:kern w:val="2"/>
                  <w:sz w:val="21"/>
                  <w:szCs w:val="21"/>
                  <w:rPrChange w:id="749" w:author="demon" w:date="2015-10-11T15:22:00Z">
                    <w:rPr>
                      <w:rFonts w:asciiTheme="minorEastAsia" w:eastAsiaTheme="minorEastAsia" w:hAnsiTheme="minorEastAsia"/>
                      <w:szCs w:val="21"/>
                    </w:rPr>
                  </w:rPrChange>
                </w:rPr>
                <w:t>8</w:t>
              </w:r>
            </w:ins>
            <w:r w:rsidR="00054BB3" w:rsidRPr="00CF19F4">
              <w:rPr>
                <w:rFonts w:asciiTheme="minorEastAsia" w:eastAsiaTheme="minorEastAsia" w:hAnsiTheme="minorEastAsia"/>
                <w:color w:val="auto"/>
                <w:kern w:val="2"/>
                <w:sz w:val="21"/>
                <w:szCs w:val="21"/>
                <w:rPrChange w:id="750" w:author="demon" w:date="2015-10-11T15:22:00Z">
                  <w:rPr>
                    <w:rFonts w:asciiTheme="minorEastAsia" w:eastAsiaTheme="minorEastAsia" w:hAnsiTheme="minorEastAsia"/>
                    <w:szCs w:val="21"/>
                  </w:rPr>
                </w:rPrChange>
              </w:rPr>
              <w:t>.  系统</w:t>
            </w:r>
            <w:del w:id="751" w:author="demon" w:date="2015-10-11T15:13:00Z">
              <w:r w:rsidR="00054BB3" w:rsidRPr="00CF19F4" w:rsidDel="00E01996">
                <w:rPr>
                  <w:rFonts w:asciiTheme="minorEastAsia" w:eastAsiaTheme="minorEastAsia" w:hAnsiTheme="minorEastAsia"/>
                  <w:color w:val="auto"/>
                  <w:kern w:val="2"/>
                  <w:sz w:val="21"/>
                  <w:szCs w:val="21"/>
                  <w:rPrChange w:id="752" w:author="demon" w:date="2015-10-11T15:22:00Z">
                    <w:rPr>
                      <w:rFonts w:asciiTheme="minorEastAsia" w:eastAsiaTheme="minorEastAsia" w:hAnsiTheme="minorEastAsia"/>
                      <w:szCs w:val="21"/>
                    </w:rPr>
                  </w:rPrChange>
                </w:rPr>
                <w:delText>显示</w:delText>
              </w:r>
            </w:del>
            <w:ins w:id="753" w:author="demon" w:date="2015-10-11T15:13:00Z">
              <w:r w:rsidR="00E01996" w:rsidRPr="00CF19F4">
                <w:rPr>
                  <w:rFonts w:asciiTheme="minorEastAsia" w:eastAsiaTheme="minorEastAsia" w:hAnsiTheme="minorEastAsia" w:hint="eastAsia"/>
                  <w:color w:val="auto"/>
                  <w:kern w:val="2"/>
                  <w:sz w:val="21"/>
                  <w:szCs w:val="21"/>
                  <w:rPrChange w:id="754" w:author="demon" w:date="2015-10-11T15:22:00Z">
                    <w:rPr>
                      <w:rFonts w:asciiTheme="minorEastAsia" w:eastAsiaTheme="minorEastAsia" w:hAnsiTheme="minorEastAsia" w:hint="eastAsia"/>
                      <w:szCs w:val="21"/>
                    </w:rPr>
                  </w:rPrChange>
                </w:rPr>
                <w:t>修改</w:t>
              </w:r>
            </w:ins>
            <w:del w:id="755" w:author="demon" w:date="2015-10-11T15:13:00Z">
              <w:r w:rsidR="00054BB3" w:rsidRPr="00CF19F4" w:rsidDel="00E01996">
                <w:rPr>
                  <w:rFonts w:asciiTheme="minorEastAsia" w:eastAsiaTheme="minorEastAsia" w:hAnsiTheme="minorEastAsia"/>
                  <w:color w:val="auto"/>
                  <w:kern w:val="2"/>
                  <w:sz w:val="21"/>
                  <w:szCs w:val="21"/>
                  <w:rPrChange w:id="756" w:author="demon" w:date="2015-10-11T15:22:00Z">
                    <w:rPr>
                      <w:rFonts w:asciiTheme="minorEastAsia" w:eastAsiaTheme="minorEastAsia" w:hAnsiTheme="minorEastAsia"/>
                      <w:szCs w:val="21"/>
                    </w:rPr>
                  </w:rPrChange>
                </w:rPr>
                <w:delText>变化后</w:delText>
              </w:r>
            </w:del>
            <w:ins w:id="757" w:author="demon" w:date="2015-10-11T15:13:00Z">
              <w:r w:rsidR="00E01996" w:rsidRPr="00CF19F4">
                <w:rPr>
                  <w:rFonts w:asciiTheme="minorEastAsia" w:eastAsiaTheme="minorEastAsia" w:hAnsiTheme="minorEastAsia" w:hint="eastAsia"/>
                  <w:color w:val="auto"/>
                  <w:kern w:val="2"/>
                  <w:sz w:val="21"/>
                  <w:szCs w:val="21"/>
                  <w:rPrChange w:id="758" w:author="demon" w:date="2015-10-11T15:22:00Z">
                    <w:rPr>
                      <w:rFonts w:asciiTheme="minorEastAsia" w:eastAsiaTheme="minorEastAsia" w:hAnsiTheme="minorEastAsia" w:hint="eastAsia"/>
                      <w:szCs w:val="21"/>
                    </w:rPr>
                  </w:rPrChange>
                </w:rPr>
                <w:t>员工</w:t>
              </w:r>
            </w:ins>
            <w:r w:rsidR="00054BB3" w:rsidRPr="00CF19F4">
              <w:rPr>
                <w:rFonts w:asciiTheme="minorEastAsia" w:eastAsiaTheme="minorEastAsia" w:hAnsiTheme="minorEastAsia"/>
                <w:color w:val="auto"/>
                <w:kern w:val="2"/>
                <w:sz w:val="21"/>
                <w:szCs w:val="21"/>
                <w:rPrChange w:id="759" w:author="demon" w:date="2015-10-11T15:22:00Z">
                  <w:rPr>
                    <w:rFonts w:asciiTheme="minorEastAsia" w:eastAsiaTheme="minorEastAsia" w:hAnsiTheme="minorEastAsia"/>
                    <w:szCs w:val="21"/>
                  </w:rPr>
                </w:rPrChange>
              </w:rPr>
              <w:t>职位权限</w:t>
            </w:r>
            <w:ins w:id="760" w:author="demon" w:date="2015-10-12T21:03:00Z">
              <w:r w:rsidR="005541B5">
                <w:rPr>
                  <w:rFonts w:asciiTheme="minorEastAsia" w:eastAsiaTheme="minorEastAsia" w:hAnsiTheme="minorEastAsia" w:hint="eastAsia"/>
                  <w:color w:val="auto"/>
                  <w:kern w:val="2"/>
                  <w:sz w:val="21"/>
                  <w:szCs w:val="21"/>
                </w:rPr>
                <w:t>和</w:t>
              </w:r>
              <w:r w:rsidR="005541B5">
                <w:rPr>
                  <w:rFonts w:asciiTheme="minorEastAsia" w:eastAsiaTheme="minorEastAsia" w:hAnsiTheme="minorEastAsia"/>
                  <w:color w:val="auto"/>
                  <w:kern w:val="2"/>
                  <w:sz w:val="21"/>
                  <w:szCs w:val="21"/>
                </w:rPr>
                <w:t>账号</w:t>
              </w:r>
            </w:ins>
            <w:ins w:id="761" w:author="demon" w:date="2015-10-11T15:14:00Z">
              <w:r w:rsidR="00E01996" w:rsidRPr="00CF19F4">
                <w:rPr>
                  <w:rFonts w:asciiTheme="minorEastAsia" w:eastAsiaTheme="minorEastAsia" w:hAnsiTheme="minorEastAsia" w:hint="eastAsia"/>
                  <w:color w:val="auto"/>
                  <w:kern w:val="2"/>
                  <w:sz w:val="21"/>
                  <w:szCs w:val="21"/>
                  <w:rPrChange w:id="762" w:author="demon" w:date="2015-10-11T15:22:00Z">
                    <w:rPr>
                      <w:rFonts w:asciiTheme="minorEastAsia" w:eastAsiaTheme="minorEastAsia" w:hAnsiTheme="minorEastAsia" w:hint="eastAsia"/>
                      <w:szCs w:val="21"/>
                    </w:rPr>
                  </w:rPrChange>
                </w:rPr>
                <w:t>并</w:t>
              </w:r>
              <w:r w:rsidR="00E01996" w:rsidRPr="00CF19F4">
                <w:rPr>
                  <w:rFonts w:asciiTheme="minorEastAsia" w:eastAsiaTheme="minorEastAsia" w:hAnsiTheme="minorEastAsia"/>
                  <w:color w:val="auto"/>
                  <w:kern w:val="2"/>
                  <w:sz w:val="21"/>
                  <w:szCs w:val="21"/>
                  <w:rPrChange w:id="763" w:author="demon" w:date="2015-10-11T15:22:00Z">
                    <w:rPr>
                      <w:rFonts w:asciiTheme="minorEastAsia" w:eastAsiaTheme="minorEastAsia" w:hAnsiTheme="minorEastAsia"/>
                      <w:szCs w:val="21"/>
                    </w:rPr>
                  </w:rPrChange>
                </w:rPr>
                <w:t>记录变化后信息</w:t>
              </w:r>
            </w:ins>
          </w:p>
          <w:p w:rsidR="00054BB3" w:rsidRPr="00CF19F4" w:rsidRDefault="00D57EED">
            <w:pPr>
              <w:ind w:firstLineChars="100" w:firstLine="210"/>
              <w:rPr>
                <w:rFonts w:asciiTheme="minorEastAsia" w:eastAsiaTheme="minorEastAsia" w:hAnsiTheme="minorEastAsia"/>
                <w:color w:val="auto"/>
                <w:kern w:val="2"/>
                <w:sz w:val="21"/>
                <w:szCs w:val="21"/>
                <w:rPrChange w:id="764" w:author="demon" w:date="2015-10-11T15:22:00Z">
                  <w:rPr>
                    <w:rFonts w:asciiTheme="minorEastAsia" w:eastAsiaTheme="minorEastAsia" w:hAnsiTheme="minorEastAsia"/>
                    <w:szCs w:val="21"/>
                  </w:rPr>
                </w:rPrChange>
              </w:rPr>
              <w:pPrChange w:id="765" w:author="demon" w:date="2015-10-11T15:14:00Z">
                <w:pPr>
                  <w:framePr w:hSpace="181" w:wrap="around" w:vAnchor="text" w:hAnchor="margin" w:y="212"/>
                  <w:ind w:firstLineChars="100" w:firstLine="200"/>
                  <w:suppressOverlap/>
                </w:pPr>
              </w:pPrChange>
            </w:pPr>
            <w:del w:id="766" w:author="demon" w:date="2015-10-11T15:14:00Z">
              <w:r w:rsidRPr="00CF19F4" w:rsidDel="00E01996">
                <w:rPr>
                  <w:rFonts w:asciiTheme="minorEastAsia" w:eastAsiaTheme="minorEastAsia" w:hAnsiTheme="minorEastAsia"/>
                  <w:color w:val="auto"/>
                  <w:kern w:val="2"/>
                  <w:sz w:val="21"/>
                  <w:szCs w:val="21"/>
                  <w:rPrChange w:id="767" w:author="demon" w:date="2015-10-11T15:22:00Z">
                    <w:rPr>
                      <w:rFonts w:asciiTheme="minorEastAsia" w:eastAsiaTheme="minorEastAsia" w:hAnsiTheme="minorEastAsia"/>
                      <w:szCs w:val="21"/>
                    </w:rPr>
                  </w:rPrChange>
                </w:rPr>
                <w:delText>8</w:delText>
              </w:r>
              <w:r w:rsidR="00054BB3" w:rsidRPr="00CF19F4" w:rsidDel="00E01996">
                <w:rPr>
                  <w:rFonts w:asciiTheme="minorEastAsia" w:eastAsiaTheme="minorEastAsia" w:hAnsiTheme="minorEastAsia"/>
                  <w:color w:val="auto"/>
                  <w:kern w:val="2"/>
                  <w:sz w:val="21"/>
                  <w:szCs w:val="21"/>
                  <w:rPrChange w:id="768" w:author="demon" w:date="2015-10-11T15:22:00Z">
                    <w:rPr>
                      <w:rFonts w:asciiTheme="minorEastAsia" w:eastAsiaTheme="minorEastAsia" w:hAnsiTheme="minorEastAsia"/>
                      <w:szCs w:val="21"/>
                    </w:rPr>
                  </w:rPrChange>
                </w:rPr>
                <w:delText>.  系统记录变化后信息</w:delText>
              </w:r>
            </w:del>
          </w:p>
          <w:p w:rsidR="00054BB3" w:rsidRPr="00CF19F4" w:rsidRDefault="00D57EED" w:rsidP="009D5F86">
            <w:pPr>
              <w:ind w:firstLineChars="100" w:firstLine="210"/>
              <w:rPr>
                <w:rFonts w:asciiTheme="minorEastAsia" w:eastAsiaTheme="minorEastAsia" w:hAnsiTheme="minorEastAsia"/>
                <w:color w:val="auto"/>
                <w:kern w:val="2"/>
                <w:sz w:val="21"/>
                <w:szCs w:val="21"/>
                <w:rPrChange w:id="769"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70" w:author="demon" w:date="2015-10-11T15:22:00Z">
                  <w:rPr>
                    <w:rFonts w:asciiTheme="minorEastAsia" w:eastAsiaTheme="minorEastAsia" w:hAnsiTheme="minorEastAsia"/>
                    <w:szCs w:val="21"/>
                  </w:rPr>
                </w:rPrChange>
              </w:rPr>
              <w:lastRenderedPageBreak/>
              <w:t>9</w:t>
            </w:r>
            <w:r w:rsidR="00054BB3" w:rsidRPr="00CF19F4">
              <w:rPr>
                <w:rFonts w:asciiTheme="minorEastAsia" w:eastAsiaTheme="minorEastAsia" w:hAnsiTheme="minorEastAsia"/>
                <w:color w:val="auto"/>
                <w:kern w:val="2"/>
                <w:sz w:val="21"/>
                <w:szCs w:val="21"/>
                <w:rPrChange w:id="771" w:author="demon" w:date="2015-10-11T15:22:00Z">
                  <w:rPr>
                    <w:rFonts w:asciiTheme="minorEastAsia" w:eastAsiaTheme="minorEastAsia" w:hAnsiTheme="minorEastAsia"/>
                    <w:szCs w:val="21"/>
                  </w:rPr>
                </w:rPrChange>
              </w:rPr>
              <w:t>.  系统生成日志记录</w:t>
            </w:r>
          </w:p>
          <w:p w:rsidR="00054BB3" w:rsidRPr="00CF19F4" w:rsidRDefault="00054BB3" w:rsidP="009D5F86">
            <w:pPr>
              <w:rPr>
                <w:rFonts w:asciiTheme="minorEastAsia" w:eastAsiaTheme="minorEastAsia" w:hAnsiTheme="minorEastAsia"/>
                <w:color w:val="auto"/>
                <w:kern w:val="2"/>
                <w:sz w:val="21"/>
                <w:szCs w:val="21"/>
                <w:rPrChange w:id="772"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773"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774" w:author="demon" w:date="2015-10-11T15:22:00Z">
                  <w:rPr>
                    <w:rFonts w:ascii="宋体" w:hAnsi="宋体"/>
                    <w:szCs w:val="21"/>
                  </w:rPr>
                </w:rPrChange>
              </w:rPr>
              <w:t>1.</w:t>
            </w:r>
            <w:r w:rsidRPr="00CF19F4">
              <w:rPr>
                <w:rFonts w:asciiTheme="minorEastAsia" w:eastAsiaTheme="minorEastAsia" w:hAnsiTheme="minorEastAsia"/>
                <w:color w:val="auto"/>
                <w:kern w:val="2"/>
                <w:sz w:val="21"/>
                <w:szCs w:val="21"/>
                <w:rPrChange w:id="775" w:author="demon" w:date="2015-10-11T15:22:00Z">
                  <w:rPr>
                    <w:rFonts w:asciiTheme="minorEastAsia" w:eastAsiaTheme="minorEastAsia" w:hAnsiTheme="minorEastAsia"/>
                    <w:b/>
                    <w:szCs w:val="21"/>
                  </w:rPr>
                </w:rPrChange>
              </w:rPr>
              <w:t xml:space="preserve">4  </w:t>
            </w:r>
            <w:r w:rsidRPr="00CF19F4">
              <w:rPr>
                <w:rFonts w:asciiTheme="minorEastAsia" w:eastAsiaTheme="minorEastAsia" w:hAnsiTheme="minorEastAsia"/>
                <w:color w:val="auto"/>
                <w:kern w:val="2"/>
                <w:sz w:val="21"/>
                <w:szCs w:val="21"/>
                <w:rPrChange w:id="776" w:author="demon" w:date="2015-10-11T15:22:00Z">
                  <w:rPr>
                    <w:rFonts w:ascii="宋体" w:hAnsi="宋体"/>
                    <w:szCs w:val="21"/>
                  </w:rPr>
                </w:rPrChange>
              </w:rPr>
              <w:t>员工信息变化</w:t>
            </w:r>
          </w:p>
          <w:p w:rsidR="00A2699C" w:rsidRPr="00CF19F4" w:rsidRDefault="00054BB3" w:rsidP="009D5F86">
            <w:pPr>
              <w:ind w:firstLineChars="100" w:firstLine="210"/>
              <w:rPr>
                <w:rFonts w:asciiTheme="minorEastAsia" w:eastAsiaTheme="minorEastAsia" w:hAnsiTheme="minorEastAsia"/>
                <w:color w:val="auto"/>
                <w:kern w:val="2"/>
                <w:sz w:val="21"/>
                <w:szCs w:val="21"/>
                <w:rPrChange w:id="777"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78" w:author="demon" w:date="2015-10-11T15:22:00Z">
                  <w:rPr>
                    <w:rFonts w:asciiTheme="minorEastAsia" w:eastAsiaTheme="minorEastAsia" w:hAnsiTheme="minorEastAsia"/>
                    <w:szCs w:val="21"/>
                  </w:rPr>
                </w:rPrChange>
              </w:rPr>
              <w:t xml:space="preserve">1.  </w:t>
            </w:r>
            <w:r w:rsidR="00A2699C" w:rsidRPr="00CF19F4">
              <w:rPr>
                <w:rFonts w:asciiTheme="minorEastAsia" w:eastAsiaTheme="minorEastAsia" w:hAnsiTheme="minorEastAsia"/>
                <w:color w:val="auto"/>
                <w:kern w:val="2"/>
                <w:sz w:val="21"/>
                <w:szCs w:val="21"/>
                <w:rPrChange w:id="779" w:author="demon" w:date="2015-10-11T15:22:00Z">
                  <w:rPr>
                    <w:rFonts w:asciiTheme="minorEastAsia" w:eastAsiaTheme="minorEastAsia" w:hAnsiTheme="minorEastAsia"/>
                    <w:szCs w:val="21"/>
                  </w:rPr>
                </w:rPrChange>
              </w:rPr>
              <w:t>管理员</w:t>
            </w:r>
            <w:r w:rsidR="000502F0" w:rsidRPr="00CF19F4">
              <w:rPr>
                <w:rFonts w:asciiTheme="minorEastAsia" w:eastAsiaTheme="minorEastAsia" w:hAnsiTheme="minorEastAsia"/>
                <w:color w:val="auto"/>
                <w:kern w:val="2"/>
                <w:sz w:val="21"/>
                <w:szCs w:val="21"/>
                <w:rPrChange w:id="780" w:author="demon" w:date="2015-10-11T15:22:00Z">
                  <w:rPr>
                    <w:rFonts w:asciiTheme="minorEastAsia" w:eastAsiaTheme="minorEastAsia" w:hAnsiTheme="minorEastAsia"/>
                    <w:szCs w:val="21"/>
                  </w:rPr>
                </w:rPrChange>
              </w:rPr>
              <w:t>从菜单中</w:t>
            </w:r>
            <w:r w:rsidR="00A2699C" w:rsidRPr="00CF19F4">
              <w:rPr>
                <w:rFonts w:asciiTheme="minorEastAsia" w:eastAsiaTheme="minorEastAsia" w:hAnsiTheme="minorEastAsia"/>
                <w:color w:val="auto"/>
                <w:kern w:val="2"/>
                <w:sz w:val="21"/>
                <w:szCs w:val="21"/>
                <w:rPrChange w:id="781" w:author="demon" w:date="2015-10-11T15:22:00Z">
                  <w:rPr>
                    <w:rFonts w:asciiTheme="minorEastAsia" w:eastAsiaTheme="minorEastAsia" w:hAnsiTheme="minorEastAsia"/>
                    <w:szCs w:val="21"/>
                  </w:rPr>
                </w:rPrChange>
              </w:rPr>
              <w:t>选择修改员工信息功能</w:t>
            </w:r>
          </w:p>
          <w:p w:rsidR="00A2699C" w:rsidRPr="00CF19F4" w:rsidRDefault="00A2699C" w:rsidP="009D5F86">
            <w:pPr>
              <w:ind w:firstLineChars="100" w:firstLine="210"/>
              <w:rPr>
                <w:rFonts w:asciiTheme="minorEastAsia" w:eastAsiaTheme="minorEastAsia" w:hAnsiTheme="minorEastAsia"/>
                <w:color w:val="auto"/>
                <w:kern w:val="2"/>
                <w:sz w:val="21"/>
                <w:szCs w:val="21"/>
                <w:rPrChange w:id="782"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83" w:author="demon" w:date="2015-10-11T15:22:00Z">
                  <w:rPr>
                    <w:rFonts w:asciiTheme="minorEastAsia" w:eastAsiaTheme="minorEastAsia" w:hAnsiTheme="minorEastAsia"/>
                    <w:szCs w:val="21"/>
                  </w:rPr>
                </w:rPrChange>
              </w:rPr>
              <w:t>2.  系统显示修改员工信息界面</w:t>
            </w:r>
          </w:p>
          <w:p w:rsidR="00054BB3" w:rsidRPr="00CF19F4" w:rsidRDefault="00A2699C" w:rsidP="009D5F86">
            <w:pPr>
              <w:ind w:firstLineChars="100" w:firstLine="210"/>
              <w:rPr>
                <w:rFonts w:asciiTheme="minorEastAsia" w:eastAsiaTheme="minorEastAsia" w:hAnsiTheme="minorEastAsia"/>
                <w:color w:val="auto"/>
                <w:kern w:val="2"/>
                <w:sz w:val="21"/>
                <w:szCs w:val="21"/>
                <w:rPrChange w:id="784"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85" w:author="demon" w:date="2015-10-11T15:22:00Z">
                  <w:rPr>
                    <w:rFonts w:asciiTheme="minorEastAsia" w:eastAsiaTheme="minorEastAsia" w:hAnsiTheme="minorEastAsia"/>
                    <w:szCs w:val="21"/>
                  </w:rPr>
                </w:rPrChange>
              </w:rPr>
              <w:t xml:space="preserve">3.  </w:t>
            </w:r>
            <w:r w:rsidR="00054BB3" w:rsidRPr="00CF19F4">
              <w:rPr>
                <w:rFonts w:asciiTheme="minorEastAsia" w:eastAsiaTheme="minorEastAsia" w:hAnsiTheme="minorEastAsia"/>
                <w:color w:val="auto"/>
                <w:kern w:val="2"/>
                <w:sz w:val="21"/>
                <w:szCs w:val="21"/>
                <w:rPrChange w:id="786" w:author="demon" w:date="2015-10-11T15:22:00Z">
                  <w:rPr>
                    <w:rFonts w:asciiTheme="minorEastAsia" w:eastAsiaTheme="minorEastAsia" w:hAnsiTheme="minorEastAsia"/>
                    <w:szCs w:val="21"/>
                  </w:rPr>
                </w:rPrChange>
              </w:rPr>
              <w:t>管理员输入员工账号</w:t>
            </w:r>
          </w:p>
          <w:p w:rsidR="00054BB3" w:rsidRPr="00CF19F4" w:rsidRDefault="00A2699C" w:rsidP="009D5F86">
            <w:pPr>
              <w:ind w:firstLineChars="100" w:firstLine="210"/>
              <w:rPr>
                <w:rFonts w:asciiTheme="minorEastAsia" w:eastAsiaTheme="minorEastAsia" w:hAnsiTheme="minorEastAsia"/>
                <w:color w:val="auto"/>
                <w:kern w:val="2"/>
                <w:sz w:val="21"/>
                <w:szCs w:val="21"/>
                <w:rPrChange w:id="787"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88" w:author="demon" w:date="2015-10-11T15:22:00Z">
                  <w:rPr>
                    <w:rFonts w:asciiTheme="minorEastAsia" w:eastAsiaTheme="minorEastAsia" w:hAnsiTheme="minorEastAsia"/>
                    <w:szCs w:val="21"/>
                  </w:rPr>
                </w:rPrChange>
              </w:rPr>
              <w:t>4</w:t>
            </w:r>
            <w:r w:rsidR="00054BB3" w:rsidRPr="00CF19F4">
              <w:rPr>
                <w:rFonts w:asciiTheme="minorEastAsia" w:eastAsiaTheme="minorEastAsia" w:hAnsiTheme="minorEastAsia"/>
                <w:color w:val="auto"/>
                <w:kern w:val="2"/>
                <w:sz w:val="21"/>
                <w:szCs w:val="21"/>
                <w:rPrChange w:id="789" w:author="demon" w:date="2015-10-11T15:22:00Z">
                  <w:rPr>
                    <w:rFonts w:asciiTheme="minorEastAsia" w:eastAsiaTheme="minorEastAsia" w:hAnsiTheme="minorEastAsia"/>
                    <w:szCs w:val="21"/>
                  </w:rPr>
                </w:rPrChange>
              </w:rPr>
              <w:t>.  系统显示员工信息</w:t>
            </w:r>
          </w:p>
          <w:p w:rsidR="00054BB3" w:rsidRPr="00CF19F4" w:rsidRDefault="00A2699C" w:rsidP="009D5F86">
            <w:pPr>
              <w:ind w:firstLineChars="100" w:firstLine="210"/>
              <w:rPr>
                <w:rFonts w:asciiTheme="minorEastAsia" w:eastAsiaTheme="minorEastAsia" w:hAnsiTheme="minorEastAsia"/>
                <w:color w:val="auto"/>
                <w:kern w:val="2"/>
                <w:sz w:val="21"/>
                <w:szCs w:val="21"/>
                <w:rPrChange w:id="790"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91" w:author="demon" w:date="2015-10-11T15:22:00Z">
                  <w:rPr>
                    <w:rFonts w:asciiTheme="minorEastAsia" w:eastAsiaTheme="minorEastAsia" w:hAnsiTheme="minorEastAsia"/>
                    <w:szCs w:val="21"/>
                  </w:rPr>
                </w:rPrChange>
              </w:rPr>
              <w:t>5</w:t>
            </w:r>
            <w:r w:rsidR="00054BB3" w:rsidRPr="00CF19F4">
              <w:rPr>
                <w:rFonts w:asciiTheme="minorEastAsia" w:eastAsiaTheme="minorEastAsia" w:hAnsiTheme="minorEastAsia"/>
                <w:color w:val="auto"/>
                <w:kern w:val="2"/>
                <w:sz w:val="21"/>
                <w:szCs w:val="21"/>
                <w:rPrChange w:id="792" w:author="demon" w:date="2015-10-11T15:22:00Z">
                  <w:rPr>
                    <w:rFonts w:asciiTheme="minorEastAsia" w:eastAsiaTheme="minorEastAsia" w:hAnsiTheme="minorEastAsia"/>
                    <w:szCs w:val="21"/>
                  </w:rPr>
                </w:rPrChange>
              </w:rPr>
              <w:t>.  管理员修改员工信息</w:t>
            </w:r>
          </w:p>
          <w:p w:rsidR="00054BB3" w:rsidRPr="00CF19F4" w:rsidRDefault="00A2699C" w:rsidP="009D5F86">
            <w:pPr>
              <w:ind w:firstLineChars="100" w:firstLine="210"/>
              <w:rPr>
                <w:ins w:id="793" w:author="demon" w:date="2015-10-11T15:15:00Z"/>
                <w:rFonts w:asciiTheme="minorEastAsia" w:eastAsiaTheme="minorEastAsia" w:hAnsiTheme="minorEastAsia"/>
                <w:color w:val="auto"/>
                <w:kern w:val="2"/>
                <w:sz w:val="21"/>
                <w:szCs w:val="21"/>
                <w:rPrChange w:id="794" w:author="demon" w:date="2015-10-11T15:22:00Z">
                  <w:rPr>
                    <w:ins w:id="795" w:author="demon" w:date="2015-10-11T15:15:00Z"/>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796" w:author="demon" w:date="2015-10-11T15:22:00Z">
                  <w:rPr>
                    <w:rFonts w:asciiTheme="minorEastAsia" w:eastAsiaTheme="minorEastAsia" w:hAnsiTheme="minorEastAsia"/>
                    <w:szCs w:val="21"/>
                  </w:rPr>
                </w:rPrChange>
              </w:rPr>
              <w:t>6</w:t>
            </w:r>
            <w:r w:rsidR="00054BB3" w:rsidRPr="00CF19F4">
              <w:rPr>
                <w:rFonts w:asciiTheme="minorEastAsia" w:eastAsiaTheme="minorEastAsia" w:hAnsiTheme="minorEastAsia"/>
                <w:color w:val="auto"/>
                <w:kern w:val="2"/>
                <w:sz w:val="21"/>
                <w:szCs w:val="21"/>
                <w:rPrChange w:id="797" w:author="demon" w:date="2015-10-11T15:22:00Z">
                  <w:rPr>
                    <w:rFonts w:asciiTheme="minorEastAsia" w:eastAsiaTheme="minorEastAsia" w:hAnsiTheme="minorEastAsia"/>
                    <w:szCs w:val="21"/>
                  </w:rPr>
                </w:rPrChange>
              </w:rPr>
              <w:t>.  系统</w:t>
            </w:r>
            <w:ins w:id="798" w:author="demon" w:date="2015-10-11T15:15:00Z">
              <w:r w:rsidR="00B940B5" w:rsidRPr="00CF19F4">
                <w:rPr>
                  <w:rFonts w:asciiTheme="minorEastAsia" w:eastAsiaTheme="minorEastAsia" w:hAnsiTheme="minorEastAsia"/>
                  <w:color w:val="auto"/>
                  <w:kern w:val="2"/>
                  <w:sz w:val="21"/>
                  <w:szCs w:val="21"/>
                  <w:rPrChange w:id="799" w:author="demon" w:date="2015-10-11T15:22:00Z">
                    <w:rPr>
                      <w:rFonts w:asciiTheme="minorEastAsia" w:eastAsiaTheme="minorEastAsia" w:hAnsiTheme="minorEastAsia"/>
                      <w:szCs w:val="21"/>
                    </w:rPr>
                  </w:rPrChange>
                </w:rPr>
                <w:t>显示变化后</w:t>
              </w:r>
            </w:ins>
            <w:del w:id="800" w:author="demon" w:date="2015-10-11T15:15:00Z">
              <w:r w:rsidR="00054BB3" w:rsidRPr="00CF19F4" w:rsidDel="00B940B5">
                <w:rPr>
                  <w:rFonts w:asciiTheme="minorEastAsia" w:eastAsiaTheme="minorEastAsia" w:hAnsiTheme="minorEastAsia"/>
                  <w:color w:val="auto"/>
                  <w:kern w:val="2"/>
                  <w:sz w:val="21"/>
                  <w:szCs w:val="21"/>
                  <w:rPrChange w:id="801" w:author="demon" w:date="2015-10-11T15:22:00Z">
                    <w:rPr>
                      <w:rFonts w:asciiTheme="minorEastAsia" w:eastAsiaTheme="minorEastAsia" w:hAnsiTheme="minorEastAsia"/>
                      <w:szCs w:val="21"/>
                    </w:rPr>
                  </w:rPrChange>
                </w:rPr>
                <w:delText>修改员工</w:delText>
              </w:r>
            </w:del>
            <w:r w:rsidR="00054BB3" w:rsidRPr="00CF19F4">
              <w:rPr>
                <w:rFonts w:asciiTheme="minorEastAsia" w:eastAsiaTheme="minorEastAsia" w:hAnsiTheme="minorEastAsia"/>
                <w:color w:val="auto"/>
                <w:kern w:val="2"/>
                <w:sz w:val="21"/>
                <w:szCs w:val="21"/>
                <w:rPrChange w:id="802" w:author="demon" w:date="2015-10-11T15:22:00Z">
                  <w:rPr>
                    <w:rFonts w:asciiTheme="minorEastAsia" w:eastAsiaTheme="minorEastAsia" w:hAnsiTheme="minorEastAsia"/>
                    <w:szCs w:val="21"/>
                  </w:rPr>
                </w:rPrChange>
              </w:rPr>
              <w:t>信息</w:t>
            </w:r>
          </w:p>
          <w:p w:rsidR="00B940B5" w:rsidRPr="00CF19F4" w:rsidRDefault="00B940B5" w:rsidP="009D5F86">
            <w:pPr>
              <w:ind w:firstLineChars="100" w:firstLine="210"/>
              <w:rPr>
                <w:rFonts w:asciiTheme="minorEastAsia" w:eastAsiaTheme="minorEastAsia" w:hAnsiTheme="minorEastAsia"/>
                <w:color w:val="auto"/>
                <w:kern w:val="2"/>
                <w:sz w:val="21"/>
                <w:szCs w:val="21"/>
                <w:rPrChange w:id="803" w:author="demon" w:date="2015-10-11T15:22:00Z">
                  <w:rPr>
                    <w:rFonts w:asciiTheme="minorEastAsia" w:eastAsiaTheme="minorEastAsia" w:hAnsiTheme="minorEastAsia"/>
                    <w:szCs w:val="21"/>
                  </w:rPr>
                </w:rPrChange>
              </w:rPr>
            </w:pPr>
            <w:ins w:id="804" w:author="demon" w:date="2015-10-11T15:15:00Z">
              <w:r w:rsidRPr="00CF19F4">
                <w:rPr>
                  <w:rFonts w:asciiTheme="minorEastAsia" w:eastAsiaTheme="minorEastAsia" w:hAnsiTheme="minorEastAsia"/>
                  <w:color w:val="auto"/>
                  <w:kern w:val="2"/>
                  <w:sz w:val="21"/>
                  <w:szCs w:val="21"/>
                  <w:rPrChange w:id="805" w:author="demon" w:date="2015-10-11T15:22:00Z">
                    <w:rPr>
                      <w:rFonts w:asciiTheme="minorEastAsia" w:eastAsiaTheme="minorEastAsia" w:hAnsiTheme="minorEastAsia"/>
                      <w:szCs w:val="21"/>
                    </w:rPr>
                  </w:rPrChange>
                </w:rPr>
                <w:t xml:space="preserve">7.  </w:t>
              </w:r>
              <w:r w:rsidRPr="00CF19F4">
                <w:rPr>
                  <w:rFonts w:asciiTheme="minorEastAsia" w:eastAsiaTheme="minorEastAsia" w:hAnsiTheme="minorEastAsia" w:hint="eastAsia"/>
                  <w:color w:val="auto"/>
                  <w:kern w:val="2"/>
                  <w:sz w:val="21"/>
                  <w:szCs w:val="21"/>
                  <w:rPrChange w:id="806" w:author="demon" w:date="2015-10-11T15:22:00Z">
                    <w:rPr>
                      <w:rFonts w:asciiTheme="minorEastAsia" w:eastAsiaTheme="minorEastAsia" w:hAnsiTheme="minorEastAsia" w:hint="eastAsia"/>
                      <w:szCs w:val="21"/>
                    </w:rPr>
                  </w:rPrChange>
                </w:rPr>
                <w:t>管理员</w:t>
              </w:r>
              <w:r w:rsidRPr="00CF19F4">
                <w:rPr>
                  <w:rFonts w:asciiTheme="minorEastAsia" w:eastAsiaTheme="minorEastAsia" w:hAnsiTheme="minorEastAsia"/>
                  <w:color w:val="auto"/>
                  <w:kern w:val="2"/>
                  <w:sz w:val="21"/>
                  <w:szCs w:val="21"/>
                  <w:rPrChange w:id="807" w:author="demon" w:date="2015-10-11T15:22:00Z">
                    <w:rPr>
                      <w:rFonts w:asciiTheme="minorEastAsia" w:eastAsiaTheme="minorEastAsia" w:hAnsiTheme="minorEastAsia"/>
                      <w:szCs w:val="21"/>
                    </w:rPr>
                  </w:rPrChange>
                </w:rPr>
                <w:t>确认修改员工信息</w:t>
              </w:r>
            </w:ins>
          </w:p>
          <w:p w:rsidR="00054BB3" w:rsidRPr="00CF19F4" w:rsidDel="00B940B5" w:rsidRDefault="00A2699C" w:rsidP="009D5F86">
            <w:pPr>
              <w:ind w:firstLineChars="100" w:firstLine="210"/>
              <w:rPr>
                <w:del w:id="808" w:author="demon" w:date="2015-10-11T15:16:00Z"/>
                <w:rFonts w:asciiTheme="minorEastAsia" w:eastAsiaTheme="minorEastAsia" w:hAnsiTheme="minorEastAsia"/>
                <w:color w:val="auto"/>
                <w:kern w:val="2"/>
                <w:sz w:val="21"/>
                <w:szCs w:val="21"/>
                <w:rPrChange w:id="809" w:author="demon" w:date="2015-10-11T15:22:00Z">
                  <w:rPr>
                    <w:del w:id="810" w:author="demon" w:date="2015-10-11T15:16:00Z"/>
                    <w:rFonts w:asciiTheme="minorEastAsia" w:eastAsiaTheme="minorEastAsia" w:hAnsiTheme="minorEastAsia"/>
                    <w:szCs w:val="21"/>
                  </w:rPr>
                </w:rPrChange>
              </w:rPr>
            </w:pPr>
            <w:del w:id="811" w:author="demon" w:date="2015-10-11T15:15:00Z">
              <w:r w:rsidRPr="00CF19F4" w:rsidDel="00B940B5">
                <w:rPr>
                  <w:rFonts w:asciiTheme="minorEastAsia" w:eastAsiaTheme="minorEastAsia" w:hAnsiTheme="minorEastAsia"/>
                  <w:color w:val="auto"/>
                  <w:kern w:val="2"/>
                  <w:sz w:val="21"/>
                  <w:szCs w:val="21"/>
                  <w:rPrChange w:id="812" w:author="demon" w:date="2015-10-11T15:22:00Z">
                    <w:rPr>
                      <w:rFonts w:asciiTheme="minorEastAsia" w:eastAsiaTheme="minorEastAsia" w:hAnsiTheme="minorEastAsia"/>
                      <w:szCs w:val="21"/>
                    </w:rPr>
                  </w:rPrChange>
                </w:rPr>
                <w:delText>7</w:delText>
              </w:r>
            </w:del>
            <w:ins w:id="813" w:author="demon" w:date="2015-10-11T15:15:00Z">
              <w:r w:rsidR="00B940B5" w:rsidRPr="00CF19F4">
                <w:rPr>
                  <w:rFonts w:asciiTheme="minorEastAsia" w:eastAsiaTheme="minorEastAsia" w:hAnsiTheme="minorEastAsia"/>
                  <w:color w:val="auto"/>
                  <w:kern w:val="2"/>
                  <w:sz w:val="21"/>
                  <w:szCs w:val="21"/>
                  <w:rPrChange w:id="814" w:author="demon" w:date="2015-10-11T15:22:00Z">
                    <w:rPr>
                      <w:rFonts w:asciiTheme="minorEastAsia" w:eastAsiaTheme="minorEastAsia" w:hAnsiTheme="minorEastAsia"/>
                      <w:szCs w:val="21"/>
                    </w:rPr>
                  </w:rPrChange>
                </w:rPr>
                <w:t>8</w:t>
              </w:r>
            </w:ins>
            <w:r w:rsidR="00054BB3" w:rsidRPr="00CF19F4">
              <w:rPr>
                <w:rFonts w:asciiTheme="minorEastAsia" w:eastAsiaTheme="minorEastAsia" w:hAnsiTheme="minorEastAsia"/>
                <w:color w:val="auto"/>
                <w:kern w:val="2"/>
                <w:sz w:val="21"/>
                <w:szCs w:val="21"/>
                <w:rPrChange w:id="815" w:author="demon" w:date="2015-10-11T15:22:00Z">
                  <w:rPr>
                    <w:rFonts w:asciiTheme="minorEastAsia" w:eastAsiaTheme="minorEastAsia" w:hAnsiTheme="minorEastAsia"/>
                    <w:szCs w:val="21"/>
                  </w:rPr>
                </w:rPrChange>
              </w:rPr>
              <w:t>.  系统</w:t>
            </w:r>
            <w:del w:id="816" w:author="demon" w:date="2015-10-11T15:16:00Z">
              <w:r w:rsidR="00054BB3" w:rsidRPr="00CF19F4" w:rsidDel="00B940B5">
                <w:rPr>
                  <w:rFonts w:asciiTheme="minorEastAsia" w:eastAsiaTheme="minorEastAsia" w:hAnsiTheme="minorEastAsia"/>
                  <w:color w:val="auto"/>
                  <w:kern w:val="2"/>
                  <w:sz w:val="21"/>
                  <w:szCs w:val="21"/>
                  <w:rPrChange w:id="817" w:author="demon" w:date="2015-10-11T15:22:00Z">
                    <w:rPr>
                      <w:rFonts w:asciiTheme="minorEastAsia" w:eastAsiaTheme="minorEastAsia" w:hAnsiTheme="minorEastAsia"/>
                      <w:szCs w:val="21"/>
                    </w:rPr>
                  </w:rPrChange>
                </w:rPr>
                <w:delText>显示变化后</w:delText>
              </w:r>
            </w:del>
            <w:ins w:id="818" w:author="demon" w:date="2015-10-11T15:16:00Z">
              <w:r w:rsidR="00B940B5" w:rsidRPr="00CF19F4">
                <w:rPr>
                  <w:rFonts w:asciiTheme="minorEastAsia" w:eastAsiaTheme="minorEastAsia" w:hAnsiTheme="minorEastAsia" w:hint="eastAsia"/>
                  <w:color w:val="auto"/>
                  <w:kern w:val="2"/>
                  <w:sz w:val="21"/>
                  <w:szCs w:val="21"/>
                  <w:rPrChange w:id="819" w:author="demon" w:date="2015-10-11T15:22:00Z">
                    <w:rPr>
                      <w:rFonts w:asciiTheme="minorEastAsia" w:eastAsiaTheme="minorEastAsia" w:hAnsiTheme="minorEastAsia" w:hint="eastAsia"/>
                      <w:szCs w:val="21"/>
                    </w:rPr>
                  </w:rPrChange>
                </w:rPr>
                <w:t>修改员工</w:t>
              </w:r>
            </w:ins>
            <w:r w:rsidR="00054BB3" w:rsidRPr="00CF19F4">
              <w:rPr>
                <w:rFonts w:asciiTheme="minorEastAsia" w:eastAsiaTheme="minorEastAsia" w:hAnsiTheme="minorEastAsia"/>
                <w:color w:val="auto"/>
                <w:kern w:val="2"/>
                <w:sz w:val="21"/>
                <w:szCs w:val="21"/>
                <w:rPrChange w:id="820" w:author="demon" w:date="2015-10-11T15:22:00Z">
                  <w:rPr>
                    <w:rFonts w:asciiTheme="minorEastAsia" w:eastAsiaTheme="minorEastAsia" w:hAnsiTheme="minorEastAsia"/>
                    <w:szCs w:val="21"/>
                  </w:rPr>
                </w:rPrChange>
              </w:rPr>
              <w:t>信息</w:t>
            </w:r>
            <w:ins w:id="821" w:author="demon" w:date="2015-10-11T15:16:00Z">
              <w:r w:rsidR="00B940B5" w:rsidRPr="00CF19F4">
                <w:rPr>
                  <w:rFonts w:asciiTheme="minorEastAsia" w:eastAsiaTheme="minorEastAsia" w:hAnsiTheme="minorEastAsia" w:hint="eastAsia"/>
                  <w:color w:val="auto"/>
                  <w:kern w:val="2"/>
                  <w:sz w:val="21"/>
                  <w:szCs w:val="21"/>
                  <w:rPrChange w:id="822" w:author="demon" w:date="2015-10-11T15:22:00Z">
                    <w:rPr>
                      <w:rFonts w:asciiTheme="minorEastAsia" w:eastAsiaTheme="minorEastAsia" w:hAnsiTheme="minorEastAsia" w:hint="eastAsia"/>
                      <w:szCs w:val="21"/>
                    </w:rPr>
                  </w:rPrChange>
                </w:rPr>
                <w:t>并</w:t>
              </w:r>
              <w:r w:rsidR="00B940B5" w:rsidRPr="00CF19F4">
                <w:rPr>
                  <w:rFonts w:asciiTheme="minorEastAsia" w:eastAsiaTheme="minorEastAsia" w:hAnsiTheme="minorEastAsia"/>
                  <w:color w:val="auto"/>
                  <w:kern w:val="2"/>
                  <w:sz w:val="21"/>
                  <w:szCs w:val="21"/>
                  <w:rPrChange w:id="823" w:author="demon" w:date="2015-10-11T15:22:00Z">
                    <w:rPr>
                      <w:rFonts w:asciiTheme="minorEastAsia" w:eastAsiaTheme="minorEastAsia" w:hAnsiTheme="minorEastAsia"/>
                      <w:szCs w:val="21"/>
                    </w:rPr>
                  </w:rPrChange>
                </w:rPr>
                <w:t>记录变化后信息</w:t>
              </w:r>
            </w:ins>
          </w:p>
          <w:p w:rsidR="00054BB3" w:rsidRPr="00CF19F4" w:rsidRDefault="00A2699C">
            <w:pPr>
              <w:ind w:firstLineChars="100" w:firstLine="210"/>
              <w:rPr>
                <w:rFonts w:asciiTheme="minorEastAsia" w:eastAsiaTheme="minorEastAsia" w:hAnsiTheme="minorEastAsia"/>
                <w:color w:val="auto"/>
                <w:kern w:val="2"/>
                <w:sz w:val="21"/>
                <w:szCs w:val="21"/>
                <w:rPrChange w:id="824" w:author="demon" w:date="2015-10-11T15:22:00Z">
                  <w:rPr>
                    <w:rFonts w:asciiTheme="minorEastAsia" w:eastAsiaTheme="minorEastAsia" w:hAnsiTheme="minorEastAsia"/>
                    <w:szCs w:val="21"/>
                  </w:rPr>
                </w:rPrChange>
              </w:rPr>
              <w:pPrChange w:id="825" w:author="demon" w:date="2015-10-11T15:16:00Z">
                <w:pPr>
                  <w:framePr w:hSpace="181" w:wrap="around" w:vAnchor="text" w:hAnchor="margin" w:y="212"/>
                  <w:ind w:firstLineChars="100" w:firstLine="200"/>
                  <w:suppressOverlap/>
                </w:pPr>
              </w:pPrChange>
            </w:pPr>
            <w:del w:id="826" w:author="demon" w:date="2015-10-11T15:16:00Z">
              <w:r w:rsidRPr="00CF19F4" w:rsidDel="00B940B5">
                <w:rPr>
                  <w:rFonts w:asciiTheme="minorEastAsia" w:eastAsiaTheme="minorEastAsia" w:hAnsiTheme="minorEastAsia"/>
                  <w:color w:val="auto"/>
                  <w:kern w:val="2"/>
                  <w:sz w:val="21"/>
                  <w:szCs w:val="21"/>
                  <w:rPrChange w:id="827" w:author="demon" w:date="2015-10-11T15:22:00Z">
                    <w:rPr>
                      <w:rFonts w:asciiTheme="minorEastAsia" w:eastAsiaTheme="minorEastAsia" w:hAnsiTheme="minorEastAsia"/>
                      <w:szCs w:val="21"/>
                    </w:rPr>
                  </w:rPrChange>
                </w:rPr>
                <w:delText>8</w:delText>
              </w:r>
              <w:r w:rsidR="00054BB3" w:rsidRPr="00CF19F4" w:rsidDel="00B940B5">
                <w:rPr>
                  <w:rFonts w:asciiTheme="minorEastAsia" w:eastAsiaTheme="minorEastAsia" w:hAnsiTheme="minorEastAsia"/>
                  <w:color w:val="auto"/>
                  <w:kern w:val="2"/>
                  <w:sz w:val="21"/>
                  <w:szCs w:val="21"/>
                  <w:rPrChange w:id="828" w:author="demon" w:date="2015-10-11T15:22:00Z">
                    <w:rPr>
                      <w:rFonts w:asciiTheme="minorEastAsia" w:eastAsiaTheme="minorEastAsia" w:hAnsiTheme="minorEastAsia"/>
                      <w:szCs w:val="21"/>
                    </w:rPr>
                  </w:rPrChange>
                </w:rPr>
                <w:delText>.  系统记录变化后信息</w:delText>
              </w:r>
            </w:del>
          </w:p>
          <w:p w:rsidR="00054BB3" w:rsidRPr="00674214" w:rsidRDefault="00A2699C" w:rsidP="009D5F86">
            <w:pPr>
              <w:pStyle w:val="11"/>
              <w:ind w:firstLineChars="100" w:firstLine="210"/>
              <w:rPr>
                <w:rFonts w:asciiTheme="minorEastAsia" w:eastAsiaTheme="minorEastAsia" w:hAnsiTheme="minorEastAsia" w:cstheme="minorBidi"/>
                <w:szCs w:val="21"/>
              </w:rPr>
            </w:pPr>
            <w:r w:rsidRPr="00E2777C">
              <w:rPr>
                <w:rFonts w:asciiTheme="minorEastAsia" w:eastAsiaTheme="minorEastAsia" w:hAnsiTheme="minorEastAsia" w:cstheme="minorBidi"/>
                <w:szCs w:val="21"/>
              </w:rPr>
              <w:t>9</w:t>
            </w:r>
            <w:r w:rsidR="00054BB3" w:rsidRPr="00E2777C">
              <w:rPr>
                <w:rFonts w:asciiTheme="minorEastAsia" w:eastAsiaTheme="minorEastAsia" w:hAnsiTheme="minorEastAsia" w:cstheme="minorBidi"/>
                <w:szCs w:val="21"/>
              </w:rPr>
              <w:t>.  系统生成日志记录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829"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830" w:author="demon" w:date="2015-10-11T15:22:00Z">
                  <w:rPr>
                    <w:rFonts w:asciiTheme="minorEastAsia" w:eastAsiaTheme="minorEastAsia" w:hAnsiTheme="minorEastAsia" w:cs="宋体" w:hint="eastAsia"/>
                    <w:szCs w:val="21"/>
                  </w:rPr>
                </w:rPrChange>
              </w:rPr>
              <w:lastRenderedPageBreak/>
              <w:t>扩展流</w:t>
            </w:r>
            <w:r w:rsidRPr="00CF19F4">
              <w:rPr>
                <w:rFonts w:asciiTheme="minorEastAsia" w:eastAsiaTheme="minorEastAsia" w:hAnsiTheme="minorEastAsia" w:hint="eastAsia"/>
                <w:color w:val="auto"/>
                <w:kern w:val="2"/>
                <w:sz w:val="21"/>
                <w:szCs w:val="21"/>
                <w:rPrChange w:id="831" w:author="demon" w:date="2015-10-11T15:22:00Z">
                  <w:rPr>
                    <w:rFonts w:asciiTheme="minorEastAsia" w:eastAsiaTheme="minorEastAsia" w:hAnsiTheme="minorEastAsia" w:cs="微软雅黑" w:hint="eastAsia"/>
                    <w:szCs w:val="21"/>
                  </w:rPr>
                </w:rPrChange>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pStyle w:val="11"/>
              <w:ind w:firstLineChars="0" w:firstLine="0"/>
              <w:rPr>
                <w:rFonts w:asciiTheme="minorEastAsia" w:eastAsiaTheme="minorEastAsia" w:hAnsiTheme="minorEastAsia" w:cstheme="minorBidi"/>
                <w:szCs w:val="21"/>
                <w:rPrChange w:id="832" w:author="demon" w:date="2015-10-11T15:22:00Z">
                  <w:rPr>
                    <w:rFonts w:ascii="宋体" w:hAnsi="宋体"/>
                    <w:szCs w:val="21"/>
                  </w:rPr>
                </w:rPrChange>
              </w:rPr>
            </w:pPr>
            <w:r w:rsidRPr="00CF19F4">
              <w:rPr>
                <w:rFonts w:asciiTheme="minorEastAsia" w:eastAsiaTheme="minorEastAsia" w:hAnsiTheme="minorEastAsia" w:cstheme="minorBidi"/>
                <w:szCs w:val="21"/>
                <w:rPrChange w:id="833" w:author="demon" w:date="2015-10-11T15:22:00Z">
                  <w:rPr>
                    <w:rFonts w:asciiTheme="minorEastAsia" w:eastAsiaTheme="minorEastAsia" w:hAnsiTheme="minorEastAsia"/>
                    <w:b/>
                    <w:szCs w:val="21"/>
                  </w:rPr>
                </w:rPrChange>
              </w:rPr>
              <w:t xml:space="preserve">1.1  </w:t>
            </w:r>
            <w:r w:rsidRPr="00CF19F4">
              <w:rPr>
                <w:rFonts w:asciiTheme="minorEastAsia" w:eastAsiaTheme="minorEastAsia" w:hAnsiTheme="minorEastAsia" w:cstheme="minorBidi"/>
                <w:szCs w:val="21"/>
                <w:rPrChange w:id="834" w:author="demon" w:date="2015-10-11T15:22:00Z">
                  <w:rPr>
                    <w:rFonts w:ascii="宋体" w:hAnsi="宋体"/>
                    <w:szCs w:val="21"/>
                  </w:rPr>
                </w:rPrChange>
              </w:rPr>
              <w:t>雇佣新员工</w:t>
            </w:r>
          </w:p>
          <w:p w:rsidR="00054BB3" w:rsidRPr="00CF19F4" w:rsidRDefault="00933196" w:rsidP="009D5F86">
            <w:pPr>
              <w:ind w:firstLineChars="100" w:firstLine="210"/>
              <w:rPr>
                <w:rFonts w:asciiTheme="minorEastAsia" w:eastAsiaTheme="minorEastAsia" w:hAnsiTheme="minorEastAsia"/>
                <w:color w:val="auto"/>
                <w:kern w:val="2"/>
                <w:sz w:val="21"/>
                <w:szCs w:val="21"/>
                <w:rPrChange w:id="835"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36" w:author="demon" w:date="2015-10-11T15:22:00Z">
                  <w:rPr>
                    <w:rFonts w:asciiTheme="minorEastAsia" w:eastAsiaTheme="minorEastAsia" w:hAnsiTheme="minorEastAsia"/>
                    <w:szCs w:val="21"/>
                  </w:rPr>
                </w:rPrChange>
              </w:rPr>
              <w:t>3</w:t>
            </w:r>
            <w:r w:rsidR="00054BB3" w:rsidRPr="00CF19F4">
              <w:rPr>
                <w:rFonts w:asciiTheme="minorEastAsia" w:eastAsiaTheme="minorEastAsia" w:hAnsiTheme="minorEastAsia"/>
                <w:color w:val="auto"/>
                <w:kern w:val="2"/>
                <w:sz w:val="21"/>
                <w:szCs w:val="21"/>
                <w:rPrChange w:id="837" w:author="demon" w:date="2015-10-11T15:22:00Z">
                  <w:rPr>
                    <w:rFonts w:asciiTheme="minorEastAsia" w:eastAsiaTheme="minorEastAsia" w:hAnsiTheme="minorEastAsia"/>
                    <w:szCs w:val="21"/>
                  </w:rPr>
                </w:rPrChange>
              </w:rPr>
              <w:t>a.  该账号已经存在</w:t>
            </w:r>
          </w:p>
          <w:p w:rsidR="00054BB3" w:rsidRPr="00CF19F4" w:rsidRDefault="00054BB3" w:rsidP="00054BB3">
            <w:pPr>
              <w:widowControl w:val="0"/>
              <w:numPr>
                <w:ilvl w:val="0"/>
                <w:numId w:val="28"/>
              </w:numPr>
              <w:spacing w:before="0" w:line="240" w:lineRule="auto"/>
              <w:jc w:val="both"/>
              <w:rPr>
                <w:rFonts w:asciiTheme="minorEastAsia" w:eastAsiaTheme="minorEastAsia" w:hAnsiTheme="minorEastAsia"/>
                <w:color w:val="auto"/>
                <w:kern w:val="2"/>
                <w:sz w:val="21"/>
                <w:szCs w:val="21"/>
                <w:rPrChange w:id="838"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39" w:author="demon" w:date="2015-10-11T15:22:00Z">
                  <w:rPr>
                    <w:rFonts w:asciiTheme="minorEastAsia" w:eastAsiaTheme="minorEastAsia" w:hAnsiTheme="minorEastAsia"/>
                    <w:szCs w:val="21"/>
                  </w:rPr>
                </w:rPrChange>
              </w:rPr>
              <w:t>系统提示该账号已经存在</w:t>
            </w:r>
          </w:p>
          <w:p w:rsidR="00054BB3" w:rsidRPr="00CF19F4" w:rsidRDefault="00054BB3" w:rsidP="009D5F86">
            <w:pPr>
              <w:rPr>
                <w:rFonts w:asciiTheme="minorEastAsia" w:eastAsiaTheme="minorEastAsia" w:hAnsiTheme="minorEastAsia"/>
                <w:color w:val="auto"/>
                <w:kern w:val="2"/>
                <w:sz w:val="21"/>
                <w:szCs w:val="21"/>
                <w:rPrChange w:id="840"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841"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842" w:author="demon" w:date="2015-10-11T15:22:00Z">
                  <w:rPr>
                    <w:rFonts w:asciiTheme="minorEastAsia" w:eastAsiaTheme="minorEastAsia" w:hAnsiTheme="minorEastAsia"/>
                    <w:b/>
                    <w:szCs w:val="21"/>
                  </w:rPr>
                </w:rPrChange>
              </w:rPr>
              <w:t xml:space="preserve">1.2  </w:t>
            </w:r>
            <w:r w:rsidRPr="00CF19F4">
              <w:rPr>
                <w:rFonts w:asciiTheme="minorEastAsia" w:eastAsiaTheme="minorEastAsia" w:hAnsiTheme="minorEastAsia"/>
                <w:color w:val="auto"/>
                <w:kern w:val="2"/>
                <w:sz w:val="21"/>
                <w:szCs w:val="21"/>
                <w:rPrChange w:id="843" w:author="demon" w:date="2015-10-11T15:22:00Z">
                  <w:rPr>
                    <w:rFonts w:ascii="宋体" w:hAnsi="宋体"/>
                    <w:szCs w:val="21"/>
                  </w:rPr>
                </w:rPrChange>
              </w:rPr>
              <w:t>员工离职</w:t>
            </w:r>
          </w:p>
          <w:p w:rsidR="00054BB3" w:rsidRPr="00CF19F4" w:rsidRDefault="00D57EED" w:rsidP="009D5F86">
            <w:pPr>
              <w:ind w:firstLineChars="100" w:firstLine="210"/>
              <w:rPr>
                <w:rFonts w:asciiTheme="minorEastAsia" w:eastAsiaTheme="minorEastAsia" w:hAnsiTheme="minorEastAsia"/>
                <w:color w:val="auto"/>
                <w:kern w:val="2"/>
                <w:sz w:val="21"/>
                <w:szCs w:val="21"/>
                <w:rPrChange w:id="844"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45" w:author="demon" w:date="2015-10-11T15:22:00Z">
                  <w:rPr>
                    <w:rFonts w:asciiTheme="minorEastAsia" w:eastAsiaTheme="minorEastAsia" w:hAnsiTheme="minorEastAsia"/>
                    <w:szCs w:val="21"/>
                  </w:rPr>
                </w:rPrChange>
              </w:rPr>
              <w:t>3</w:t>
            </w:r>
            <w:r w:rsidR="00054BB3" w:rsidRPr="00CF19F4">
              <w:rPr>
                <w:rFonts w:asciiTheme="minorEastAsia" w:eastAsiaTheme="minorEastAsia" w:hAnsiTheme="minorEastAsia"/>
                <w:color w:val="auto"/>
                <w:kern w:val="2"/>
                <w:sz w:val="21"/>
                <w:szCs w:val="21"/>
                <w:rPrChange w:id="846" w:author="demon" w:date="2015-10-11T15:22:00Z">
                  <w:rPr>
                    <w:rFonts w:asciiTheme="minorEastAsia" w:eastAsiaTheme="minorEastAsia" w:hAnsiTheme="minorEastAsia"/>
                    <w:szCs w:val="21"/>
                  </w:rPr>
                </w:rPrChange>
              </w:rPr>
              <w:t>a.  该账号不存在</w:t>
            </w:r>
          </w:p>
          <w:p w:rsidR="00054BB3" w:rsidRPr="00CF19F4" w:rsidRDefault="00054BB3" w:rsidP="00054BB3">
            <w:pPr>
              <w:widowControl w:val="0"/>
              <w:numPr>
                <w:ilvl w:val="0"/>
                <w:numId w:val="29"/>
              </w:numPr>
              <w:spacing w:before="0" w:line="240" w:lineRule="auto"/>
              <w:jc w:val="both"/>
              <w:rPr>
                <w:rFonts w:asciiTheme="minorEastAsia" w:eastAsiaTheme="minorEastAsia" w:hAnsiTheme="minorEastAsia"/>
                <w:color w:val="auto"/>
                <w:kern w:val="2"/>
                <w:sz w:val="21"/>
                <w:szCs w:val="21"/>
                <w:rPrChange w:id="847"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48" w:author="demon" w:date="2015-10-11T15:22:00Z">
                  <w:rPr>
                    <w:rFonts w:asciiTheme="minorEastAsia" w:eastAsiaTheme="minorEastAsia" w:hAnsiTheme="minorEastAsia"/>
                    <w:szCs w:val="21"/>
                  </w:rPr>
                </w:rPrChange>
              </w:rPr>
              <w:t>系统提示该账号不存在</w:t>
            </w:r>
          </w:p>
          <w:p w:rsidR="00054BB3" w:rsidRPr="00CF19F4" w:rsidRDefault="00DE778E" w:rsidP="009D5F86">
            <w:pPr>
              <w:ind w:firstLineChars="100" w:firstLine="210"/>
              <w:rPr>
                <w:rFonts w:asciiTheme="minorEastAsia" w:eastAsiaTheme="minorEastAsia" w:hAnsiTheme="minorEastAsia"/>
                <w:color w:val="auto"/>
                <w:kern w:val="2"/>
                <w:sz w:val="21"/>
                <w:szCs w:val="21"/>
                <w:rPrChange w:id="849"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50" w:author="demon" w:date="2015-10-11T15:22:00Z">
                  <w:rPr>
                    <w:rFonts w:asciiTheme="minorEastAsia" w:eastAsiaTheme="minorEastAsia" w:hAnsiTheme="minorEastAsia"/>
                    <w:szCs w:val="21"/>
                  </w:rPr>
                </w:rPrChange>
              </w:rPr>
              <w:t>5</w:t>
            </w:r>
            <w:r w:rsidR="00054BB3" w:rsidRPr="00CF19F4">
              <w:rPr>
                <w:rFonts w:asciiTheme="minorEastAsia" w:eastAsiaTheme="minorEastAsia" w:hAnsiTheme="minorEastAsia"/>
                <w:color w:val="auto"/>
                <w:kern w:val="2"/>
                <w:sz w:val="21"/>
                <w:szCs w:val="21"/>
                <w:rPrChange w:id="851" w:author="demon" w:date="2015-10-11T15:22:00Z">
                  <w:rPr>
                    <w:rFonts w:asciiTheme="minorEastAsia" w:eastAsiaTheme="minorEastAsia" w:hAnsiTheme="minorEastAsia"/>
                    <w:szCs w:val="21"/>
                  </w:rPr>
                </w:rPrChange>
              </w:rPr>
              <w:t>a.  管理员取消</w:t>
            </w:r>
          </w:p>
          <w:p w:rsidR="00054BB3" w:rsidRPr="00CF19F4" w:rsidRDefault="00054BB3" w:rsidP="009D5F86">
            <w:pPr>
              <w:rPr>
                <w:rFonts w:asciiTheme="minorEastAsia" w:eastAsiaTheme="minorEastAsia" w:hAnsiTheme="minorEastAsia"/>
                <w:color w:val="auto"/>
                <w:kern w:val="2"/>
                <w:sz w:val="21"/>
                <w:szCs w:val="21"/>
                <w:rPrChange w:id="852"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53" w:author="demon" w:date="2015-10-11T15:22:00Z">
                  <w:rPr>
                    <w:rFonts w:asciiTheme="minorEastAsia" w:eastAsiaTheme="minorEastAsia" w:hAnsiTheme="minorEastAsia"/>
                    <w:szCs w:val="21"/>
                  </w:rPr>
                </w:rPrChange>
              </w:rPr>
              <w:t xml:space="preserve">   1.  系统</w:t>
            </w:r>
            <w:del w:id="854" w:author="demon" w:date="2015-10-11T15:17:00Z">
              <w:r w:rsidRPr="00CF19F4" w:rsidDel="00B940B5">
                <w:rPr>
                  <w:rFonts w:asciiTheme="minorEastAsia" w:eastAsiaTheme="minorEastAsia" w:hAnsiTheme="minorEastAsia"/>
                  <w:color w:val="auto"/>
                  <w:kern w:val="2"/>
                  <w:sz w:val="21"/>
                  <w:szCs w:val="21"/>
                  <w:rPrChange w:id="855" w:author="demon" w:date="2015-10-11T15:22:00Z">
                    <w:rPr>
                      <w:rFonts w:asciiTheme="minorEastAsia" w:eastAsiaTheme="minorEastAsia" w:hAnsiTheme="minorEastAsia"/>
                      <w:szCs w:val="21"/>
                    </w:rPr>
                  </w:rPrChange>
                </w:rPr>
                <w:delText>取消移除操作</w:delText>
              </w:r>
            </w:del>
            <w:ins w:id="856" w:author="demon" w:date="2015-10-11T15:17:00Z">
              <w:r w:rsidR="00B940B5" w:rsidRPr="00CF19F4">
                <w:rPr>
                  <w:rFonts w:asciiTheme="minorEastAsia" w:eastAsiaTheme="minorEastAsia" w:hAnsiTheme="minorEastAsia" w:hint="eastAsia"/>
                  <w:color w:val="auto"/>
                  <w:kern w:val="2"/>
                  <w:sz w:val="21"/>
                  <w:szCs w:val="21"/>
                  <w:rPrChange w:id="857" w:author="demon" w:date="2015-10-11T15:22:00Z">
                    <w:rPr>
                      <w:rFonts w:asciiTheme="minorEastAsia" w:eastAsiaTheme="minorEastAsia" w:hAnsiTheme="minorEastAsia" w:hint="eastAsia"/>
                      <w:szCs w:val="21"/>
                    </w:rPr>
                  </w:rPrChange>
                </w:rPr>
                <w:t>回到菜单</w:t>
              </w:r>
              <w:r w:rsidR="00B940B5" w:rsidRPr="00CF19F4">
                <w:rPr>
                  <w:rFonts w:asciiTheme="minorEastAsia" w:eastAsiaTheme="minorEastAsia" w:hAnsiTheme="minorEastAsia"/>
                  <w:color w:val="auto"/>
                  <w:kern w:val="2"/>
                  <w:sz w:val="21"/>
                  <w:szCs w:val="21"/>
                  <w:rPrChange w:id="858" w:author="demon" w:date="2015-10-11T15:22:00Z">
                    <w:rPr>
                      <w:rFonts w:asciiTheme="minorEastAsia" w:eastAsiaTheme="minorEastAsia" w:hAnsiTheme="minorEastAsia"/>
                      <w:szCs w:val="21"/>
                    </w:rPr>
                  </w:rPrChange>
                </w:rPr>
                <w:t>界面</w:t>
              </w:r>
            </w:ins>
          </w:p>
          <w:p w:rsidR="00054BB3" w:rsidRPr="00CF19F4" w:rsidRDefault="00054BB3" w:rsidP="009D5F86">
            <w:pPr>
              <w:rPr>
                <w:rFonts w:asciiTheme="minorEastAsia" w:eastAsiaTheme="minorEastAsia" w:hAnsiTheme="minorEastAsia"/>
                <w:color w:val="auto"/>
                <w:kern w:val="2"/>
                <w:sz w:val="21"/>
                <w:szCs w:val="21"/>
                <w:rPrChange w:id="859"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860"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861" w:author="demon" w:date="2015-10-11T15:22:00Z">
                  <w:rPr>
                    <w:rFonts w:asciiTheme="minorEastAsia" w:eastAsiaTheme="minorEastAsia" w:hAnsiTheme="minorEastAsia"/>
                    <w:b/>
                    <w:szCs w:val="21"/>
                  </w:rPr>
                </w:rPrChange>
              </w:rPr>
              <w:t xml:space="preserve">1.3  </w:t>
            </w:r>
            <w:r w:rsidRPr="00CF19F4">
              <w:rPr>
                <w:rFonts w:asciiTheme="minorEastAsia" w:eastAsiaTheme="minorEastAsia" w:hAnsiTheme="minorEastAsia"/>
                <w:color w:val="auto"/>
                <w:kern w:val="2"/>
                <w:sz w:val="21"/>
                <w:szCs w:val="21"/>
                <w:rPrChange w:id="862" w:author="demon" w:date="2015-10-11T15:22:00Z">
                  <w:rPr>
                    <w:rFonts w:ascii="宋体" w:hAnsi="宋体"/>
                    <w:szCs w:val="21"/>
                  </w:rPr>
                </w:rPrChange>
              </w:rPr>
              <w:t>员工职位变化</w:t>
            </w:r>
          </w:p>
          <w:p w:rsidR="00054BB3" w:rsidRPr="00CF19F4" w:rsidRDefault="00DE778E" w:rsidP="009D5F86">
            <w:pPr>
              <w:ind w:firstLineChars="100" w:firstLine="210"/>
              <w:rPr>
                <w:rFonts w:asciiTheme="minorEastAsia" w:eastAsiaTheme="minorEastAsia" w:hAnsiTheme="minorEastAsia"/>
                <w:color w:val="auto"/>
                <w:kern w:val="2"/>
                <w:sz w:val="21"/>
                <w:szCs w:val="21"/>
                <w:rPrChange w:id="863"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64" w:author="demon" w:date="2015-10-11T15:22:00Z">
                  <w:rPr>
                    <w:rFonts w:asciiTheme="minorEastAsia" w:eastAsiaTheme="minorEastAsia" w:hAnsiTheme="minorEastAsia"/>
                    <w:szCs w:val="21"/>
                  </w:rPr>
                </w:rPrChange>
              </w:rPr>
              <w:t>3</w:t>
            </w:r>
            <w:r w:rsidR="00054BB3" w:rsidRPr="00CF19F4">
              <w:rPr>
                <w:rFonts w:asciiTheme="minorEastAsia" w:eastAsiaTheme="minorEastAsia" w:hAnsiTheme="minorEastAsia"/>
                <w:color w:val="auto"/>
                <w:kern w:val="2"/>
                <w:sz w:val="21"/>
                <w:szCs w:val="21"/>
                <w:rPrChange w:id="865" w:author="demon" w:date="2015-10-11T15:22:00Z">
                  <w:rPr>
                    <w:rFonts w:asciiTheme="minorEastAsia" w:eastAsiaTheme="minorEastAsia" w:hAnsiTheme="minorEastAsia"/>
                    <w:szCs w:val="21"/>
                  </w:rPr>
                </w:rPrChange>
              </w:rPr>
              <w:t>a.  该账号不存在</w:t>
            </w:r>
          </w:p>
          <w:p w:rsidR="00054BB3" w:rsidRPr="00CF19F4" w:rsidRDefault="00054BB3" w:rsidP="00054BB3">
            <w:pPr>
              <w:widowControl w:val="0"/>
              <w:numPr>
                <w:ilvl w:val="0"/>
                <w:numId w:val="31"/>
              </w:numPr>
              <w:spacing w:before="0" w:line="240" w:lineRule="auto"/>
              <w:jc w:val="both"/>
              <w:rPr>
                <w:rFonts w:asciiTheme="minorEastAsia" w:eastAsiaTheme="minorEastAsia" w:hAnsiTheme="minorEastAsia"/>
                <w:color w:val="auto"/>
                <w:kern w:val="2"/>
                <w:sz w:val="21"/>
                <w:szCs w:val="21"/>
                <w:rPrChange w:id="866"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67" w:author="demon" w:date="2015-10-11T15:22:00Z">
                  <w:rPr>
                    <w:rFonts w:asciiTheme="minorEastAsia" w:eastAsiaTheme="minorEastAsia" w:hAnsiTheme="minorEastAsia"/>
                    <w:szCs w:val="21"/>
                  </w:rPr>
                </w:rPrChange>
              </w:rPr>
              <w:t>系统提示该账号不存在</w:t>
            </w:r>
          </w:p>
          <w:p w:rsidR="00054BB3" w:rsidRPr="00CF19F4" w:rsidRDefault="00DE778E" w:rsidP="009D5F86">
            <w:pPr>
              <w:ind w:firstLineChars="100" w:firstLine="210"/>
              <w:rPr>
                <w:rFonts w:asciiTheme="minorEastAsia" w:eastAsiaTheme="minorEastAsia" w:hAnsiTheme="minorEastAsia"/>
                <w:color w:val="auto"/>
                <w:kern w:val="2"/>
                <w:sz w:val="21"/>
                <w:szCs w:val="21"/>
                <w:rPrChange w:id="868" w:author="demon" w:date="2015-10-11T15:22:00Z">
                  <w:rPr>
                    <w:rFonts w:asciiTheme="minorEastAsia" w:eastAsiaTheme="minorEastAsia" w:hAnsiTheme="minorEastAsia"/>
                    <w:szCs w:val="21"/>
                  </w:rPr>
                </w:rPrChange>
              </w:rPr>
            </w:pPr>
            <w:del w:id="869" w:author="demon" w:date="2015-10-11T15:16:00Z">
              <w:r w:rsidRPr="00CF19F4" w:rsidDel="00B940B5">
                <w:rPr>
                  <w:rFonts w:asciiTheme="minorEastAsia" w:eastAsiaTheme="minorEastAsia" w:hAnsiTheme="minorEastAsia"/>
                  <w:color w:val="auto"/>
                  <w:kern w:val="2"/>
                  <w:sz w:val="21"/>
                  <w:szCs w:val="21"/>
                  <w:rPrChange w:id="870" w:author="demon" w:date="2015-10-11T15:22:00Z">
                    <w:rPr>
                      <w:rFonts w:asciiTheme="minorEastAsia" w:eastAsiaTheme="minorEastAsia" w:hAnsiTheme="minorEastAsia"/>
                      <w:szCs w:val="21"/>
                    </w:rPr>
                  </w:rPrChange>
                </w:rPr>
                <w:delText>5</w:delText>
              </w:r>
            </w:del>
            <w:ins w:id="871" w:author="demon" w:date="2015-10-11T15:16:00Z">
              <w:r w:rsidR="00B940B5" w:rsidRPr="00CF19F4">
                <w:rPr>
                  <w:rFonts w:asciiTheme="minorEastAsia" w:eastAsiaTheme="minorEastAsia" w:hAnsiTheme="minorEastAsia"/>
                  <w:color w:val="auto"/>
                  <w:kern w:val="2"/>
                  <w:sz w:val="21"/>
                  <w:szCs w:val="21"/>
                  <w:rPrChange w:id="872" w:author="demon" w:date="2015-10-11T15:22:00Z">
                    <w:rPr>
                      <w:rFonts w:asciiTheme="minorEastAsia" w:eastAsiaTheme="minorEastAsia" w:hAnsiTheme="minorEastAsia"/>
                      <w:szCs w:val="21"/>
                    </w:rPr>
                  </w:rPrChange>
                </w:rPr>
                <w:t>7</w:t>
              </w:r>
            </w:ins>
            <w:r w:rsidR="00054BB3" w:rsidRPr="00CF19F4">
              <w:rPr>
                <w:rFonts w:asciiTheme="minorEastAsia" w:eastAsiaTheme="minorEastAsia" w:hAnsiTheme="minorEastAsia"/>
                <w:color w:val="auto"/>
                <w:kern w:val="2"/>
                <w:sz w:val="21"/>
                <w:szCs w:val="21"/>
                <w:rPrChange w:id="873" w:author="demon" w:date="2015-10-11T15:22:00Z">
                  <w:rPr>
                    <w:rFonts w:asciiTheme="minorEastAsia" w:eastAsiaTheme="minorEastAsia" w:hAnsiTheme="minorEastAsia"/>
                    <w:szCs w:val="21"/>
                  </w:rPr>
                </w:rPrChange>
              </w:rPr>
              <w:t>a.  管理员取消</w:t>
            </w:r>
          </w:p>
          <w:p w:rsidR="00054BB3" w:rsidRPr="00CF19F4" w:rsidRDefault="00054BB3">
            <w:pPr>
              <w:pStyle w:val="af3"/>
              <w:numPr>
                <w:ilvl w:val="0"/>
                <w:numId w:val="43"/>
              </w:numPr>
              <w:ind w:firstLineChars="0"/>
              <w:rPr>
                <w:rFonts w:asciiTheme="minorEastAsia" w:hAnsiTheme="minorEastAsia"/>
                <w:szCs w:val="21"/>
                <w:rPrChange w:id="874" w:author="demon" w:date="2015-10-11T15:21:00Z">
                  <w:rPr/>
                </w:rPrChange>
              </w:rPr>
              <w:pPrChange w:id="875" w:author="demon" w:date="2015-10-11T15:16:00Z">
                <w:pPr>
                  <w:framePr w:hSpace="181" w:wrap="around" w:vAnchor="text" w:hAnchor="margin" w:y="212"/>
                  <w:ind w:firstLineChars="150" w:firstLine="300"/>
                  <w:suppressOverlap/>
                </w:pPr>
              </w:pPrChange>
            </w:pPr>
            <w:del w:id="876" w:author="demon" w:date="2015-10-11T15:16:00Z">
              <w:r w:rsidRPr="00CF19F4" w:rsidDel="00B940B5">
                <w:rPr>
                  <w:rFonts w:asciiTheme="minorEastAsia" w:hAnsiTheme="minorEastAsia"/>
                  <w:szCs w:val="21"/>
                  <w:rPrChange w:id="877" w:author="demon" w:date="2015-10-11T15:21:00Z">
                    <w:rPr/>
                  </w:rPrChange>
                </w:rPr>
                <w:delText>1.</w:delText>
              </w:r>
            </w:del>
            <w:ins w:id="878" w:author="demon" w:date="2015-10-11T15:16:00Z">
              <w:r w:rsidR="00B940B5" w:rsidRPr="00E2777C">
                <w:rPr>
                  <w:rFonts w:asciiTheme="minorEastAsia" w:hAnsiTheme="minorEastAsia"/>
                  <w:szCs w:val="21"/>
                </w:rPr>
                <w:t xml:space="preserve"> </w:t>
              </w:r>
            </w:ins>
            <w:r w:rsidRPr="00CF19F4">
              <w:rPr>
                <w:rFonts w:asciiTheme="minorEastAsia" w:hAnsiTheme="minorEastAsia" w:hint="eastAsia"/>
                <w:szCs w:val="21"/>
                <w:rPrChange w:id="879" w:author="demon" w:date="2015-10-11T15:21:00Z">
                  <w:rPr>
                    <w:rFonts w:hint="eastAsia"/>
                  </w:rPr>
                </w:rPrChange>
              </w:rPr>
              <w:t>系统</w:t>
            </w:r>
            <w:del w:id="880" w:author="demon" w:date="2015-10-11T15:16:00Z">
              <w:r w:rsidRPr="00CF19F4" w:rsidDel="00B940B5">
                <w:rPr>
                  <w:rFonts w:asciiTheme="minorEastAsia" w:hAnsiTheme="minorEastAsia" w:hint="eastAsia"/>
                  <w:szCs w:val="21"/>
                  <w:rPrChange w:id="881" w:author="demon" w:date="2015-10-11T15:21:00Z">
                    <w:rPr>
                      <w:rFonts w:hint="eastAsia"/>
                    </w:rPr>
                  </w:rPrChange>
                </w:rPr>
                <w:delText>取消职位修改</w:delText>
              </w:r>
            </w:del>
            <w:ins w:id="882" w:author="demon" w:date="2015-10-11T15:16:00Z">
              <w:r w:rsidR="00B940B5" w:rsidRPr="00E2777C">
                <w:rPr>
                  <w:rFonts w:asciiTheme="minorEastAsia" w:hAnsiTheme="minorEastAsia" w:hint="eastAsia"/>
                  <w:szCs w:val="21"/>
                </w:rPr>
                <w:t>回到</w:t>
              </w:r>
            </w:ins>
            <w:ins w:id="883" w:author="demon" w:date="2015-10-11T15:17:00Z">
              <w:r w:rsidR="00B940B5" w:rsidRPr="00E2777C">
                <w:rPr>
                  <w:rFonts w:asciiTheme="minorEastAsia" w:hAnsiTheme="minorEastAsia" w:hint="eastAsia"/>
                  <w:szCs w:val="21"/>
                </w:rPr>
                <w:t>菜单</w:t>
              </w:r>
            </w:ins>
            <w:ins w:id="884" w:author="demon" w:date="2015-10-11T15:16:00Z">
              <w:r w:rsidR="00B940B5" w:rsidRPr="00E2777C">
                <w:rPr>
                  <w:rFonts w:asciiTheme="minorEastAsia" w:hAnsiTheme="minorEastAsia"/>
                  <w:szCs w:val="21"/>
                </w:rPr>
                <w:t>界面</w:t>
              </w:r>
            </w:ins>
          </w:p>
          <w:p w:rsidR="00054BB3" w:rsidRPr="00CF19F4" w:rsidRDefault="00054BB3" w:rsidP="009D5F86">
            <w:pPr>
              <w:rPr>
                <w:rFonts w:asciiTheme="minorEastAsia" w:eastAsiaTheme="minorEastAsia" w:hAnsiTheme="minorEastAsia"/>
                <w:color w:val="auto"/>
                <w:kern w:val="2"/>
                <w:sz w:val="21"/>
                <w:szCs w:val="21"/>
                <w:rPrChange w:id="885" w:author="demon" w:date="2015-10-11T15:22:00Z">
                  <w:rPr>
                    <w:rFonts w:asciiTheme="minorEastAsia" w:eastAsiaTheme="minorEastAsia" w:hAnsiTheme="minorEastAsia"/>
                    <w:szCs w:val="21"/>
                  </w:rPr>
                </w:rPrChange>
              </w:rPr>
            </w:pPr>
          </w:p>
          <w:p w:rsidR="00054BB3" w:rsidRPr="00CF19F4" w:rsidRDefault="00054BB3" w:rsidP="009D5F86">
            <w:pPr>
              <w:rPr>
                <w:rFonts w:asciiTheme="minorEastAsia" w:eastAsiaTheme="minorEastAsia" w:hAnsiTheme="minorEastAsia"/>
                <w:color w:val="auto"/>
                <w:kern w:val="2"/>
                <w:sz w:val="21"/>
                <w:szCs w:val="21"/>
                <w:rPrChange w:id="886" w:author="demon" w:date="2015-10-11T15:22:00Z">
                  <w:rPr>
                    <w:rFonts w:ascii="宋体" w:hAnsi="宋体"/>
                    <w:szCs w:val="21"/>
                  </w:rPr>
                </w:rPrChange>
              </w:rPr>
            </w:pPr>
            <w:r w:rsidRPr="00CF19F4">
              <w:rPr>
                <w:rFonts w:asciiTheme="minorEastAsia" w:eastAsiaTheme="minorEastAsia" w:hAnsiTheme="minorEastAsia"/>
                <w:color w:val="auto"/>
                <w:kern w:val="2"/>
                <w:sz w:val="21"/>
                <w:szCs w:val="21"/>
                <w:rPrChange w:id="887" w:author="demon" w:date="2015-10-11T15:22:00Z">
                  <w:rPr>
                    <w:rFonts w:asciiTheme="minorEastAsia" w:eastAsiaTheme="minorEastAsia" w:hAnsiTheme="minorEastAsia"/>
                    <w:b/>
                    <w:szCs w:val="21"/>
                  </w:rPr>
                </w:rPrChange>
              </w:rPr>
              <w:t xml:space="preserve">1.4  </w:t>
            </w:r>
            <w:r w:rsidRPr="00CF19F4">
              <w:rPr>
                <w:rFonts w:asciiTheme="minorEastAsia" w:eastAsiaTheme="minorEastAsia" w:hAnsiTheme="minorEastAsia"/>
                <w:color w:val="auto"/>
                <w:kern w:val="2"/>
                <w:sz w:val="21"/>
                <w:szCs w:val="21"/>
                <w:rPrChange w:id="888" w:author="demon" w:date="2015-10-11T15:22:00Z">
                  <w:rPr>
                    <w:rFonts w:ascii="宋体" w:hAnsi="宋体"/>
                    <w:szCs w:val="21"/>
                  </w:rPr>
                </w:rPrChange>
              </w:rPr>
              <w:t>员工信息变化</w:t>
            </w:r>
          </w:p>
          <w:p w:rsidR="00054BB3" w:rsidRPr="00CF19F4" w:rsidRDefault="00DE778E" w:rsidP="009D5F86">
            <w:pPr>
              <w:ind w:firstLineChars="100" w:firstLine="210"/>
              <w:rPr>
                <w:rFonts w:asciiTheme="minorEastAsia" w:eastAsiaTheme="minorEastAsia" w:hAnsiTheme="minorEastAsia"/>
                <w:color w:val="auto"/>
                <w:kern w:val="2"/>
                <w:sz w:val="21"/>
                <w:szCs w:val="21"/>
                <w:rPrChange w:id="889"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90" w:author="demon" w:date="2015-10-11T15:22:00Z">
                  <w:rPr>
                    <w:rFonts w:asciiTheme="minorEastAsia" w:eastAsiaTheme="minorEastAsia" w:hAnsiTheme="minorEastAsia"/>
                    <w:szCs w:val="21"/>
                  </w:rPr>
                </w:rPrChange>
              </w:rPr>
              <w:t>3</w:t>
            </w:r>
            <w:r w:rsidR="00054BB3" w:rsidRPr="00CF19F4">
              <w:rPr>
                <w:rFonts w:asciiTheme="minorEastAsia" w:eastAsiaTheme="minorEastAsia" w:hAnsiTheme="minorEastAsia"/>
                <w:color w:val="auto"/>
                <w:kern w:val="2"/>
                <w:sz w:val="21"/>
                <w:szCs w:val="21"/>
                <w:rPrChange w:id="891" w:author="demon" w:date="2015-10-11T15:22:00Z">
                  <w:rPr>
                    <w:rFonts w:asciiTheme="minorEastAsia" w:eastAsiaTheme="minorEastAsia" w:hAnsiTheme="minorEastAsia"/>
                    <w:szCs w:val="21"/>
                  </w:rPr>
                </w:rPrChange>
              </w:rPr>
              <w:t>a.  该账号不存在</w:t>
            </w:r>
          </w:p>
          <w:p w:rsidR="00054BB3" w:rsidRPr="00CF19F4" w:rsidRDefault="00054BB3" w:rsidP="00054BB3">
            <w:pPr>
              <w:widowControl w:val="0"/>
              <w:numPr>
                <w:ilvl w:val="0"/>
                <w:numId w:val="30"/>
              </w:numPr>
              <w:spacing w:before="0" w:line="240" w:lineRule="auto"/>
              <w:jc w:val="both"/>
              <w:rPr>
                <w:rFonts w:asciiTheme="minorEastAsia" w:eastAsiaTheme="minorEastAsia" w:hAnsiTheme="minorEastAsia"/>
                <w:color w:val="auto"/>
                <w:kern w:val="2"/>
                <w:sz w:val="21"/>
                <w:szCs w:val="21"/>
                <w:rPrChange w:id="892"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893" w:author="demon" w:date="2015-10-11T15:22:00Z">
                  <w:rPr>
                    <w:rFonts w:asciiTheme="minorEastAsia" w:eastAsiaTheme="minorEastAsia" w:hAnsiTheme="minorEastAsia"/>
                    <w:szCs w:val="21"/>
                  </w:rPr>
                </w:rPrChange>
              </w:rPr>
              <w:t>系统提示该账号不存在</w:t>
            </w:r>
          </w:p>
          <w:p w:rsidR="00054BB3" w:rsidRPr="00CF19F4" w:rsidRDefault="00DE778E" w:rsidP="009D5F86">
            <w:pPr>
              <w:ind w:firstLineChars="100" w:firstLine="210"/>
              <w:rPr>
                <w:rFonts w:asciiTheme="minorEastAsia" w:eastAsiaTheme="minorEastAsia" w:hAnsiTheme="minorEastAsia"/>
                <w:color w:val="auto"/>
                <w:kern w:val="2"/>
                <w:sz w:val="21"/>
                <w:szCs w:val="21"/>
                <w:rPrChange w:id="894" w:author="demon" w:date="2015-10-11T15:22:00Z">
                  <w:rPr>
                    <w:rFonts w:asciiTheme="minorEastAsia" w:eastAsiaTheme="minorEastAsia" w:hAnsiTheme="minorEastAsia"/>
                    <w:szCs w:val="21"/>
                  </w:rPr>
                </w:rPrChange>
              </w:rPr>
            </w:pPr>
            <w:del w:id="895" w:author="demon" w:date="2015-10-11T15:17:00Z">
              <w:r w:rsidRPr="00CF19F4" w:rsidDel="00B940B5">
                <w:rPr>
                  <w:rFonts w:asciiTheme="minorEastAsia" w:eastAsiaTheme="minorEastAsia" w:hAnsiTheme="minorEastAsia"/>
                  <w:color w:val="auto"/>
                  <w:kern w:val="2"/>
                  <w:sz w:val="21"/>
                  <w:szCs w:val="21"/>
                  <w:rPrChange w:id="896" w:author="demon" w:date="2015-10-11T15:22:00Z">
                    <w:rPr>
                      <w:rFonts w:asciiTheme="minorEastAsia" w:eastAsiaTheme="minorEastAsia" w:hAnsiTheme="minorEastAsia"/>
                      <w:szCs w:val="21"/>
                    </w:rPr>
                  </w:rPrChange>
                </w:rPr>
                <w:delText>5</w:delText>
              </w:r>
            </w:del>
            <w:ins w:id="897" w:author="demon" w:date="2015-10-11T15:17:00Z">
              <w:r w:rsidR="00B940B5" w:rsidRPr="00CF19F4">
                <w:rPr>
                  <w:rFonts w:asciiTheme="minorEastAsia" w:eastAsiaTheme="minorEastAsia" w:hAnsiTheme="minorEastAsia"/>
                  <w:color w:val="auto"/>
                  <w:kern w:val="2"/>
                  <w:sz w:val="21"/>
                  <w:szCs w:val="21"/>
                  <w:rPrChange w:id="898" w:author="demon" w:date="2015-10-11T15:22:00Z">
                    <w:rPr>
                      <w:rFonts w:asciiTheme="minorEastAsia" w:eastAsiaTheme="minorEastAsia" w:hAnsiTheme="minorEastAsia"/>
                      <w:szCs w:val="21"/>
                    </w:rPr>
                  </w:rPrChange>
                </w:rPr>
                <w:t>7</w:t>
              </w:r>
            </w:ins>
            <w:r w:rsidR="00054BB3" w:rsidRPr="00CF19F4">
              <w:rPr>
                <w:rFonts w:asciiTheme="minorEastAsia" w:eastAsiaTheme="minorEastAsia" w:hAnsiTheme="minorEastAsia"/>
                <w:color w:val="auto"/>
                <w:kern w:val="2"/>
                <w:sz w:val="21"/>
                <w:szCs w:val="21"/>
                <w:rPrChange w:id="899" w:author="demon" w:date="2015-10-11T15:22:00Z">
                  <w:rPr>
                    <w:rFonts w:asciiTheme="minorEastAsia" w:eastAsiaTheme="minorEastAsia" w:hAnsiTheme="minorEastAsia"/>
                    <w:szCs w:val="21"/>
                  </w:rPr>
                </w:rPrChange>
              </w:rPr>
              <w:t>a.  管理员取消</w:t>
            </w:r>
          </w:p>
          <w:p w:rsidR="00054BB3" w:rsidRPr="00CF19F4" w:rsidRDefault="00054BB3" w:rsidP="00E2777C">
            <w:pPr>
              <w:rPr>
                <w:rFonts w:asciiTheme="minorEastAsia" w:eastAsiaTheme="minorEastAsia" w:hAnsiTheme="minorEastAsia"/>
                <w:color w:val="auto"/>
                <w:kern w:val="2"/>
                <w:sz w:val="21"/>
                <w:szCs w:val="21"/>
                <w:rPrChange w:id="900" w:author="demon" w:date="2015-10-11T15:22:00Z">
                  <w:rPr>
                    <w:rFonts w:asciiTheme="minorEastAsia" w:eastAsiaTheme="minorEastAsia" w:hAnsiTheme="minorEastAsia"/>
                    <w:szCs w:val="21"/>
                  </w:rPr>
                </w:rPrChange>
              </w:rPr>
            </w:pPr>
            <w:r w:rsidRPr="00CF19F4">
              <w:rPr>
                <w:rFonts w:asciiTheme="minorEastAsia" w:eastAsiaTheme="minorEastAsia" w:hAnsiTheme="minorEastAsia"/>
                <w:color w:val="auto"/>
                <w:kern w:val="2"/>
                <w:sz w:val="21"/>
                <w:szCs w:val="21"/>
                <w:rPrChange w:id="901" w:author="demon" w:date="2015-10-11T15:22:00Z">
                  <w:rPr>
                    <w:rFonts w:asciiTheme="minorEastAsia" w:eastAsiaTheme="minorEastAsia" w:hAnsiTheme="minorEastAsia"/>
                    <w:szCs w:val="21"/>
                  </w:rPr>
                </w:rPrChange>
              </w:rPr>
              <w:t xml:space="preserve">   1. 系统</w:t>
            </w:r>
            <w:del w:id="902" w:author="demon" w:date="2015-10-11T15:17:00Z">
              <w:r w:rsidRPr="00CF19F4" w:rsidDel="00B940B5">
                <w:rPr>
                  <w:rFonts w:asciiTheme="minorEastAsia" w:eastAsiaTheme="minorEastAsia" w:hAnsiTheme="minorEastAsia"/>
                  <w:color w:val="auto"/>
                  <w:kern w:val="2"/>
                  <w:sz w:val="21"/>
                  <w:szCs w:val="21"/>
                  <w:rPrChange w:id="903" w:author="demon" w:date="2015-10-11T15:22:00Z">
                    <w:rPr>
                      <w:rFonts w:asciiTheme="minorEastAsia" w:eastAsiaTheme="minorEastAsia" w:hAnsiTheme="minorEastAsia"/>
                      <w:szCs w:val="21"/>
                    </w:rPr>
                  </w:rPrChange>
                </w:rPr>
                <w:delText>取消信息修改</w:delText>
              </w:r>
            </w:del>
            <w:ins w:id="904" w:author="demon" w:date="2015-10-11T15:17:00Z">
              <w:r w:rsidR="00B940B5" w:rsidRPr="00CF19F4">
                <w:rPr>
                  <w:rFonts w:asciiTheme="minorEastAsia" w:eastAsiaTheme="minorEastAsia" w:hAnsiTheme="minorEastAsia" w:hint="eastAsia"/>
                  <w:color w:val="auto"/>
                  <w:kern w:val="2"/>
                  <w:sz w:val="21"/>
                  <w:szCs w:val="21"/>
                  <w:rPrChange w:id="905" w:author="demon" w:date="2015-10-11T15:22:00Z">
                    <w:rPr>
                      <w:rFonts w:asciiTheme="minorEastAsia" w:eastAsiaTheme="minorEastAsia" w:hAnsiTheme="minorEastAsia" w:hint="eastAsia"/>
                      <w:szCs w:val="21"/>
                    </w:rPr>
                  </w:rPrChange>
                </w:rPr>
                <w:t>回到菜单</w:t>
              </w:r>
              <w:r w:rsidR="00B940B5" w:rsidRPr="00CF19F4">
                <w:rPr>
                  <w:rFonts w:asciiTheme="minorEastAsia" w:eastAsiaTheme="minorEastAsia" w:hAnsiTheme="minorEastAsia"/>
                  <w:color w:val="auto"/>
                  <w:kern w:val="2"/>
                  <w:sz w:val="21"/>
                  <w:szCs w:val="21"/>
                  <w:rPrChange w:id="906" w:author="demon" w:date="2015-10-11T15:22:00Z">
                    <w:rPr>
                      <w:rFonts w:asciiTheme="minorEastAsia" w:eastAsiaTheme="minorEastAsia" w:hAnsiTheme="minorEastAsia"/>
                      <w:szCs w:val="21"/>
                    </w:rPr>
                  </w:rPrChange>
                </w:rPr>
                <w:t>界面</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907" w:author="demon" w:date="2015-10-11T15:22:00Z">
                  <w:rPr>
                    <w:rFonts w:asciiTheme="minorEastAsia" w:eastAsiaTheme="minorEastAsia" w:hAnsiTheme="minorEastAsia"/>
                    <w:szCs w:val="21"/>
                  </w:rPr>
                </w:rPrChange>
              </w:rPr>
            </w:pPr>
            <w:r w:rsidRPr="00CF19F4">
              <w:rPr>
                <w:rFonts w:asciiTheme="minorEastAsia" w:eastAsiaTheme="minorEastAsia" w:hAnsiTheme="minorEastAsia" w:hint="eastAsia"/>
                <w:color w:val="auto"/>
                <w:kern w:val="2"/>
                <w:sz w:val="21"/>
                <w:szCs w:val="21"/>
                <w:rPrChange w:id="908" w:author="demon" w:date="2015-10-11T15:22:00Z">
                  <w:rPr>
                    <w:rFonts w:asciiTheme="minorEastAsia" w:eastAsiaTheme="minorEastAsia" w:hAnsiTheme="minorEastAsia" w:cs="宋体" w:hint="eastAsia"/>
                    <w:szCs w:val="21"/>
                  </w:rPr>
                </w:rPrChange>
              </w:rPr>
              <w:t>特殊需</w:t>
            </w:r>
            <w:r w:rsidRPr="00CF19F4">
              <w:rPr>
                <w:rFonts w:asciiTheme="minorEastAsia" w:eastAsiaTheme="minorEastAsia" w:hAnsiTheme="minorEastAsia" w:hint="eastAsia"/>
                <w:color w:val="auto"/>
                <w:kern w:val="2"/>
                <w:sz w:val="21"/>
                <w:szCs w:val="21"/>
                <w:rPrChange w:id="909" w:author="demon" w:date="2015-10-11T15:22:00Z">
                  <w:rPr>
                    <w:rFonts w:asciiTheme="minorEastAsia" w:eastAsiaTheme="minorEastAsia" w:hAnsiTheme="minorEastAsia" w:cs="微软雅黑" w:hint="eastAsia"/>
                    <w:szCs w:val="21"/>
                  </w:rPr>
                </w:rPrChange>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CF19F4" w:rsidRDefault="00054BB3" w:rsidP="009D5F86">
            <w:pPr>
              <w:rPr>
                <w:rFonts w:asciiTheme="minorEastAsia" w:eastAsiaTheme="minorEastAsia" w:hAnsiTheme="minorEastAsia"/>
                <w:color w:val="auto"/>
                <w:kern w:val="2"/>
                <w:sz w:val="21"/>
                <w:szCs w:val="21"/>
                <w:rPrChange w:id="910" w:author="demon" w:date="2015-10-11T15:22:00Z">
                  <w:rPr>
                    <w:rFonts w:asciiTheme="minorEastAsia" w:eastAsiaTheme="minorEastAsia" w:hAnsiTheme="minorEastAsia"/>
                    <w:szCs w:val="21"/>
                  </w:rPr>
                </w:rPrChange>
              </w:rPr>
            </w:pPr>
            <w:ins w:id="911" w:author="庞云奎" w:date="2015-09-30T17:31:00Z">
              <w:r w:rsidRPr="00CF19F4">
                <w:rPr>
                  <w:rFonts w:asciiTheme="minorEastAsia" w:eastAsiaTheme="minorEastAsia" w:hAnsiTheme="minorEastAsia"/>
                  <w:color w:val="auto"/>
                  <w:kern w:val="2"/>
                  <w:sz w:val="21"/>
                  <w:szCs w:val="21"/>
                  <w:rPrChange w:id="912" w:author="demon" w:date="2015-10-11T15:22:00Z">
                    <w:rPr>
                      <w:rFonts w:asciiTheme="minorEastAsia" w:eastAsiaTheme="minorEastAsia" w:hAnsiTheme="minorEastAsia"/>
                      <w:szCs w:val="21"/>
                    </w:rPr>
                  </w:rPrChange>
                </w:rPr>
                <w:t>无</w:t>
              </w:r>
            </w:ins>
          </w:p>
        </w:tc>
      </w:tr>
    </w:tbl>
    <w:p w:rsidR="00054BB3" w:rsidRDefault="00054BB3">
      <w:pPr>
        <w:spacing w:before="200" w:line="276" w:lineRule="auto"/>
        <w:jc w:val="center"/>
        <w:rPr>
          <w:rFonts w:asciiTheme="minorEastAsia" w:eastAsiaTheme="minorEastAsia" w:hAnsiTheme="minorEastAsia"/>
        </w:rPr>
        <w:pPrChange w:id="913" w:author="demon" w:date="2015-10-11T15:21:00Z">
          <w:pPr>
            <w:spacing w:before="200" w:line="276" w:lineRule="auto"/>
          </w:pPr>
        </w:pPrChange>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0502F0" w:rsidRDefault="000502F0" w:rsidP="00274F58">
      <w:pPr>
        <w:spacing w:before="200" w:line="276" w:lineRule="auto"/>
        <w:rPr>
          <w:rFonts w:asciiTheme="minorEastAsia" w:eastAsiaTheme="minorEastAsia" w:hAnsiTheme="minorEastAsia"/>
        </w:rPr>
      </w:pPr>
    </w:p>
    <w:p w:rsidR="000502F0" w:rsidRDefault="000502F0" w:rsidP="00274F58">
      <w:pPr>
        <w:spacing w:before="200" w:line="276" w:lineRule="auto"/>
        <w:rPr>
          <w:rFonts w:asciiTheme="minorEastAsia" w:eastAsiaTheme="minorEastAsia" w:hAnsiTheme="minorEastAsia"/>
        </w:rPr>
      </w:pPr>
    </w:p>
    <w:p w:rsidR="000502F0" w:rsidRDefault="000502F0" w:rsidP="00274F58">
      <w:pPr>
        <w:spacing w:before="200" w:line="276" w:lineRule="auto"/>
        <w:rPr>
          <w:ins w:id="914" w:author="demon" w:date="2015-10-11T15:23:00Z"/>
          <w:rFonts w:asciiTheme="minorEastAsia" w:eastAsiaTheme="minorEastAsia" w:hAnsiTheme="minorEastAsia"/>
        </w:rPr>
      </w:pPr>
    </w:p>
    <w:p w:rsidR="00CF19F4" w:rsidRDefault="00CF19F4" w:rsidP="00274F58">
      <w:pPr>
        <w:spacing w:before="200" w:line="276" w:lineRule="auto"/>
        <w:rPr>
          <w:ins w:id="915" w:author="demon" w:date="2015-10-12T17:48:00Z"/>
          <w:rFonts w:asciiTheme="minorEastAsia" w:eastAsiaTheme="minorEastAsia" w:hAnsiTheme="minorEastAsia"/>
        </w:rPr>
      </w:pPr>
    </w:p>
    <w:p w:rsidR="006C11A1" w:rsidRDefault="006C11A1" w:rsidP="00274F58">
      <w:pPr>
        <w:spacing w:before="200" w:line="276" w:lineRule="auto"/>
        <w:rPr>
          <w:rFonts w:asciiTheme="minorEastAsia" w:eastAsiaTheme="minorEastAsia" w:hAnsiTheme="minorEastAsia"/>
        </w:rPr>
      </w:pPr>
    </w:p>
    <w:p w:rsidR="00C30894" w:rsidRPr="00C30894" w:rsidRDefault="00C30894" w:rsidP="00274F58">
      <w:pPr>
        <w:spacing w:before="200" w:line="276" w:lineRule="auto"/>
        <w:rPr>
          <w:rFonts w:ascii="微软雅黑" w:eastAsia="微软雅黑" w:hAnsi="微软雅黑"/>
          <w:sz w:val="21"/>
          <w:szCs w:val="21"/>
        </w:rPr>
      </w:pPr>
      <w:r w:rsidRPr="00C30894">
        <w:rPr>
          <w:rFonts w:ascii="微软雅黑" w:eastAsia="微软雅黑" w:hAnsi="微软雅黑"/>
          <w:noProof/>
          <w:sz w:val="30"/>
          <w:szCs w:val="30"/>
        </w:rPr>
        <w:drawing>
          <wp:anchor distT="0" distB="0" distL="114300" distR="114300" simplePos="0" relativeHeight="251668480" behindDoc="1" locked="0" layoutInCell="1" allowOverlap="1" wp14:anchorId="32406AF0" wp14:editId="6C533CC5">
            <wp:simplePos x="0" y="0"/>
            <wp:positionH relativeFrom="margin">
              <wp:posOffset>-527050</wp:posOffset>
            </wp:positionH>
            <wp:positionV relativeFrom="paragraph">
              <wp:posOffset>342900</wp:posOffset>
            </wp:positionV>
            <wp:extent cx="6991350" cy="79057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概念类图.bmp"/>
                    <pic:cNvPicPr/>
                  </pic:nvPicPr>
                  <pic:blipFill>
                    <a:blip r:embed="rId11">
                      <a:extLst>
                        <a:ext uri="{28A0092B-C50C-407E-A947-70E740481C1C}">
                          <a14:useLocalDpi xmlns:a14="http://schemas.microsoft.com/office/drawing/2010/main" val="0"/>
                        </a:ext>
                      </a:extLst>
                    </a:blip>
                    <a:stretch>
                      <a:fillRect/>
                    </a:stretch>
                  </pic:blipFill>
                  <pic:spPr>
                    <a:xfrm>
                      <a:off x="0" y="0"/>
                      <a:ext cx="6991350" cy="7905750"/>
                    </a:xfrm>
                    <a:prstGeom prst="rect">
                      <a:avLst/>
                    </a:prstGeom>
                  </pic:spPr>
                </pic:pic>
              </a:graphicData>
            </a:graphic>
            <wp14:sizeRelH relativeFrom="margin">
              <wp14:pctWidth>0</wp14:pctWidth>
            </wp14:sizeRelH>
            <wp14:sizeRelV relativeFrom="margin">
              <wp14:pctHeight>0</wp14:pctHeight>
            </wp14:sizeRelV>
          </wp:anchor>
        </w:drawing>
      </w:r>
      <w:r w:rsidRPr="00C30894">
        <w:rPr>
          <w:rFonts w:ascii="微软雅黑" w:eastAsia="微软雅黑" w:hAnsi="微软雅黑"/>
          <w:sz w:val="30"/>
          <w:szCs w:val="30"/>
        </w:rPr>
        <w:t>全局概念类图</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69504" behindDoc="1" locked="0" layoutInCell="1" allowOverlap="1" wp14:anchorId="660FFB09" wp14:editId="0E1E785E">
            <wp:simplePos x="0" y="0"/>
            <wp:positionH relativeFrom="margin">
              <wp:posOffset>1587500</wp:posOffset>
            </wp:positionH>
            <wp:positionV relativeFrom="paragraph">
              <wp:posOffset>6350</wp:posOffset>
            </wp:positionV>
            <wp:extent cx="2800350" cy="11747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查询订单.jpg"/>
                    <pic:cNvPicPr/>
                  </pic:nvPicPr>
                  <pic:blipFill>
                    <a:blip r:embed="rId12">
                      <a:extLst>
                        <a:ext uri="{28A0092B-C50C-407E-A947-70E740481C1C}">
                          <a14:useLocalDpi xmlns:a14="http://schemas.microsoft.com/office/drawing/2010/main" val="0"/>
                        </a:ext>
                      </a:extLst>
                    </a:blip>
                    <a:stretch>
                      <a:fillRect/>
                    </a:stretch>
                  </pic:blipFill>
                  <pic:spPr>
                    <a:xfrm>
                      <a:off x="0" y="0"/>
                      <a:ext cx="2800350" cy="1174750"/>
                    </a:xfrm>
                    <a:prstGeom prst="rect">
                      <a:avLst/>
                    </a:prstGeom>
                  </pic:spPr>
                </pic:pic>
              </a:graphicData>
            </a:graphic>
          </wp:anchor>
        </w:drawing>
      </w:r>
      <w:r>
        <w:rPr>
          <w:rFonts w:ascii="微软雅黑" w:eastAsia="微软雅黑" w:hAnsi="微软雅黑"/>
          <w:sz w:val="21"/>
          <w:szCs w:val="21"/>
        </w:rPr>
        <w:t xml:space="preserve">1.    查询订单                                                                                          </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drawing>
          <wp:anchor distT="0" distB="0" distL="114300" distR="114300" simplePos="0" relativeHeight="251676672" behindDoc="1" locked="0" layoutInCell="1" allowOverlap="1" wp14:anchorId="48E85023" wp14:editId="13571CF1">
            <wp:simplePos x="0" y="0"/>
            <wp:positionH relativeFrom="margin">
              <wp:posOffset>1543050</wp:posOffset>
            </wp:positionH>
            <wp:positionV relativeFrom="paragraph">
              <wp:posOffset>214630</wp:posOffset>
            </wp:positionV>
            <wp:extent cx="3352800" cy="57023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查询订单.png"/>
                    <pic:cNvPicPr/>
                  </pic:nvPicPr>
                  <pic:blipFill>
                    <a:blip r:embed="rId13">
                      <a:extLst>
                        <a:ext uri="{28A0092B-C50C-407E-A947-70E740481C1C}">
                          <a14:useLocalDpi xmlns:a14="http://schemas.microsoft.com/office/drawing/2010/main" val="0"/>
                        </a:ext>
                      </a:extLst>
                    </a:blip>
                    <a:stretch>
                      <a:fillRect/>
                    </a:stretch>
                  </pic:blipFill>
                  <pic:spPr>
                    <a:xfrm>
                      <a:off x="0" y="0"/>
                      <a:ext cx="3352800" cy="5702300"/>
                    </a:xfrm>
                    <a:prstGeom prst="rect">
                      <a:avLst/>
                    </a:prstGeom>
                  </pic:spPr>
                </pic:pic>
              </a:graphicData>
            </a:graphic>
            <wp14:sizeRelH relativeFrom="margin">
              <wp14:pctWidth>0</wp14:pctWidth>
            </wp14:sizeRelH>
            <wp14:sizeRelV relativeFrom="margin">
              <wp14:pctHeight>0</wp14:pctHeight>
            </wp14:sizeRelV>
          </wp:anchor>
        </w:drawing>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drawing>
          <wp:anchor distT="0" distB="0" distL="114300" distR="114300" simplePos="0" relativeHeight="251671552" behindDoc="1" locked="0" layoutInCell="1" allowOverlap="1" wp14:anchorId="3E86E1DD" wp14:editId="5793A0E4">
            <wp:simplePos x="0" y="0"/>
            <wp:positionH relativeFrom="column">
              <wp:posOffset>1600200</wp:posOffset>
            </wp:positionH>
            <wp:positionV relativeFrom="paragraph">
              <wp:posOffset>6350</wp:posOffset>
            </wp:positionV>
            <wp:extent cx="4044950" cy="4648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订单处理.jpg"/>
                    <pic:cNvPicPr/>
                  </pic:nvPicPr>
                  <pic:blipFill>
                    <a:blip r:embed="rId14">
                      <a:extLst>
                        <a:ext uri="{28A0092B-C50C-407E-A947-70E740481C1C}">
                          <a14:useLocalDpi xmlns:a14="http://schemas.microsoft.com/office/drawing/2010/main" val="0"/>
                        </a:ext>
                      </a:extLst>
                    </a:blip>
                    <a:stretch>
                      <a:fillRect/>
                    </a:stretch>
                  </pic:blipFill>
                  <pic:spPr>
                    <a:xfrm>
                      <a:off x="0" y="0"/>
                      <a:ext cx="4044950" cy="46482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订单处理</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7696" behindDoc="1" locked="0" layoutInCell="1" allowOverlap="1" wp14:anchorId="1C7A4613" wp14:editId="19DEF729">
            <wp:simplePos x="0" y="0"/>
            <wp:positionH relativeFrom="column">
              <wp:posOffset>1422400</wp:posOffset>
            </wp:positionH>
            <wp:positionV relativeFrom="paragraph">
              <wp:posOffset>244475</wp:posOffset>
            </wp:positionV>
            <wp:extent cx="4311650" cy="39306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处理.png"/>
                    <pic:cNvPicPr/>
                  </pic:nvPicPr>
                  <pic:blipFill>
                    <a:blip r:embed="rId15">
                      <a:extLst>
                        <a:ext uri="{28A0092B-C50C-407E-A947-70E740481C1C}">
                          <a14:useLocalDpi xmlns:a14="http://schemas.microsoft.com/office/drawing/2010/main" val="0"/>
                        </a:ext>
                      </a:extLst>
                    </a:blip>
                    <a:stretch>
                      <a:fillRect/>
                    </a:stretch>
                  </pic:blipFill>
                  <pic:spPr>
                    <a:xfrm>
                      <a:off x="0" y="0"/>
                      <a:ext cx="4311650" cy="3930650"/>
                    </a:xfrm>
                    <a:prstGeom prst="rect">
                      <a:avLst/>
                    </a:prstGeom>
                  </pic:spPr>
                </pic:pic>
              </a:graphicData>
            </a:graphic>
            <wp14:sizeRelH relativeFrom="margin">
              <wp14:pctWidth>0</wp14:pctWidth>
            </wp14:sizeRelH>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2576" behindDoc="1" locked="0" layoutInCell="1" allowOverlap="1" wp14:anchorId="611AD320" wp14:editId="5D225DD9">
            <wp:simplePos x="0" y="0"/>
            <wp:positionH relativeFrom="page">
              <wp:posOffset>2660650</wp:posOffset>
            </wp:positionH>
            <wp:positionV relativeFrom="paragraph">
              <wp:posOffset>101600</wp:posOffset>
            </wp:positionV>
            <wp:extent cx="4737100" cy="2717800"/>
            <wp:effectExtent l="0" t="0" r="635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输入收件信息.jpg"/>
                    <pic:cNvPicPr/>
                  </pic:nvPicPr>
                  <pic:blipFill>
                    <a:blip r:embed="rId16">
                      <a:extLst>
                        <a:ext uri="{28A0092B-C50C-407E-A947-70E740481C1C}">
                          <a14:useLocalDpi xmlns:a14="http://schemas.microsoft.com/office/drawing/2010/main" val="0"/>
                        </a:ext>
                      </a:extLst>
                    </a:blip>
                    <a:stretch>
                      <a:fillRect/>
                    </a:stretch>
                  </pic:blipFill>
                  <pic:spPr>
                    <a:xfrm>
                      <a:off x="0" y="0"/>
                      <a:ext cx="4737100" cy="27178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w:t>
      </w:r>
      <w:r w:rsidRPr="00C30894">
        <w:rPr>
          <w:rFonts w:ascii="微软雅黑" w:eastAsia="微软雅黑" w:hAnsi="微软雅黑"/>
          <w:sz w:val="21"/>
          <w:szCs w:val="21"/>
        </w:rPr>
        <w:t>.</w:t>
      </w:r>
      <w:r>
        <w:rPr>
          <w:rFonts w:ascii="微软雅黑" w:eastAsia="微软雅黑" w:hAnsi="微软雅黑"/>
          <w:sz w:val="21"/>
          <w:szCs w:val="21"/>
        </w:rPr>
        <w:t xml:space="preserve">    输入收件信息</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8720" behindDoc="1" locked="0" layoutInCell="1" allowOverlap="1" wp14:anchorId="2EFC90B0" wp14:editId="2A478B47">
            <wp:simplePos x="0" y="0"/>
            <wp:positionH relativeFrom="column">
              <wp:posOffset>1174750</wp:posOffset>
            </wp:positionH>
            <wp:positionV relativeFrom="paragraph">
              <wp:posOffset>135255</wp:posOffset>
            </wp:positionV>
            <wp:extent cx="4572000" cy="4718685"/>
            <wp:effectExtent l="0" t="0" r="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输入收件信息.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4718685"/>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3600" behindDoc="1" locked="0" layoutInCell="1" allowOverlap="1" wp14:anchorId="08F6C3AF" wp14:editId="7DBDD5A8">
            <wp:simplePos x="0" y="0"/>
            <wp:positionH relativeFrom="column">
              <wp:posOffset>1828800</wp:posOffset>
            </wp:positionH>
            <wp:positionV relativeFrom="paragraph">
              <wp:posOffset>0</wp:posOffset>
            </wp:positionV>
            <wp:extent cx="2476500" cy="434975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装车管理.jpg"/>
                    <pic:cNvPicPr/>
                  </pic:nvPicPr>
                  <pic:blipFill>
                    <a:blip r:embed="rId18">
                      <a:extLst>
                        <a:ext uri="{28A0092B-C50C-407E-A947-70E740481C1C}">
                          <a14:useLocalDpi xmlns:a14="http://schemas.microsoft.com/office/drawing/2010/main" val="0"/>
                        </a:ext>
                      </a:extLst>
                    </a:blip>
                    <a:stretch>
                      <a:fillRect/>
                    </a:stretch>
                  </pic:blipFill>
                  <pic:spPr>
                    <a:xfrm>
                      <a:off x="0" y="0"/>
                      <a:ext cx="2476500" cy="434975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4.    车辆装车管理</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9744" behindDoc="1" locked="0" layoutInCell="1" allowOverlap="1" wp14:anchorId="72496909" wp14:editId="054F8093">
            <wp:simplePos x="0" y="0"/>
            <wp:positionH relativeFrom="column">
              <wp:posOffset>1473200</wp:posOffset>
            </wp:positionH>
            <wp:positionV relativeFrom="paragraph">
              <wp:posOffset>88265</wp:posOffset>
            </wp:positionV>
            <wp:extent cx="4572000" cy="3347085"/>
            <wp:effectExtent l="0" t="0" r="0" b="571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车辆装车管理.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347085"/>
                    </a:xfrm>
                    <a:prstGeom prst="rect">
                      <a:avLst/>
                    </a:prstGeom>
                  </pic:spPr>
                </pic:pic>
              </a:graphicData>
            </a:graphic>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4624" behindDoc="1" locked="0" layoutInCell="1" allowOverlap="1" wp14:anchorId="4A1C6C75" wp14:editId="3F79A589">
            <wp:simplePos x="0" y="0"/>
            <wp:positionH relativeFrom="column">
              <wp:posOffset>1739900</wp:posOffset>
            </wp:positionH>
            <wp:positionV relativeFrom="paragraph">
              <wp:posOffset>127000</wp:posOffset>
            </wp:positionV>
            <wp:extent cx="4572000" cy="253619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立收款单.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36190"/>
                    </a:xfrm>
                    <a:prstGeom prst="rect">
                      <a:avLst/>
                    </a:prstGeom>
                  </pic:spPr>
                </pic:pic>
              </a:graphicData>
            </a:graphic>
          </wp:anchor>
        </w:drawing>
      </w:r>
      <w:r>
        <w:rPr>
          <w:rFonts w:ascii="微软雅黑" w:eastAsia="微软雅黑" w:hAnsi="微软雅黑"/>
          <w:sz w:val="21"/>
          <w:szCs w:val="21"/>
        </w:rPr>
        <w:t>5.    建立收款单</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0768" behindDoc="1" locked="0" layoutInCell="1" allowOverlap="1" wp14:anchorId="261C4622" wp14:editId="25BB3A5B">
            <wp:simplePos x="0" y="0"/>
            <wp:positionH relativeFrom="column">
              <wp:posOffset>1676400</wp:posOffset>
            </wp:positionH>
            <wp:positionV relativeFrom="paragraph">
              <wp:posOffset>133350</wp:posOffset>
            </wp:positionV>
            <wp:extent cx="4572000" cy="40589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建立收款单.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4058920"/>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1792" behindDoc="1" locked="0" layoutInCell="1" allowOverlap="1" wp14:anchorId="54312F4C" wp14:editId="7DF0540B">
            <wp:simplePos x="0" y="0"/>
            <wp:positionH relativeFrom="column">
              <wp:posOffset>1540838</wp:posOffset>
            </wp:positionH>
            <wp:positionV relativeFrom="paragraph">
              <wp:posOffset>3766877</wp:posOffset>
            </wp:positionV>
            <wp:extent cx="4572000" cy="378079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生成派件单.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3780790"/>
                    </a:xfrm>
                    <a:prstGeom prst="rect">
                      <a:avLst/>
                    </a:prstGeom>
                  </pic:spPr>
                </pic:pic>
              </a:graphicData>
            </a:graphic>
          </wp:anchor>
        </w:drawing>
      </w:r>
      <w:r w:rsidR="00C30894">
        <w:rPr>
          <w:rFonts w:ascii="微软雅黑" w:eastAsia="微软雅黑" w:hAnsi="微软雅黑" w:hint="eastAsia"/>
          <w:noProof/>
          <w:sz w:val="21"/>
          <w:szCs w:val="21"/>
        </w:rPr>
        <w:drawing>
          <wp:anchor distT="0" distB="0" distL="114300" distR="114300" simplePos="0" relativeHeight="251675648" behindDoc="1" locked="0" layoutInCell="1" allowOverlap="1">
            <wp:simplePos x="0" y="0"/>
            <wp:positionH relativeFrom="margin">
              <wp:posOffset>1898650</wp:posOffset>
            </wp:positionH>
            <wp:positionV relativeFrom="paragraph">
              <wp:posOffset>0</wp:posOffset>
            </wp:positionV>
            <wp:extent cx="2571750" cy="36830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派件单.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683000"/>
                    </a:xfrm>
                    <a:prstGeom prst="rect">
                      <a:avLst/>
                    </a:prstGeom>
                  </pic:spPr>
                </pic:pic>
              </a:graphicData>
            </a:graphic>
            <wp14:sizeRelH relativeFrom="margin">
              <wp14:pctWidth>0</wp14:pctWidth>
            </wp14:sizeRelH>
            <wp14:sizeRelV relativeFrom="margin">
              <wp14:pctHeight>0</wp14:pctHeight>
            </wp14:sizeRelV>
          </wp:anchor>
        </w:drawing>
      </w:r>
      <w:r w:rsidR="00C30894">
        <w:rPr>
          <w:rFonts w:ascii="微软雅黑" w:eastAsia="微软雅黑" w:hAnsi="微软雅黑" w:hint="eastAsia"/>
          <w:sz w:val="21"/>
          <w:szCs w:val="21"/>
        </w:rPr>
        <w:t>6</w:t>
      </w:r>
      <w:r w:rsidR="00C30894">
        <w:rPr>
          <w:rFonts w:ascii="微软雅黑" w:eastAsia="微软雅黑" w:hAnsi="微软雅黑"/>
          <w:sz w:val="21"/>
          <w:szCs w:val="21"/>
        </w:rPr>
        <w:t>.    生成派件单</w:t>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sz w:val="21"/>
          <w:szCs w:val="21"/>
        </w:rPr>
        <w:t>7</w:t>
      </w:r>
      <w:r>
        <w:rPr>
          <w:rFonts w:ascii="微软雅黑" w:eastAsia="微软雅黑" w:hAnsi="微软雅黑"/>
          <w:sz w:val="21"/>
          <w:szCs w:val="21"/>
        </w:rPr>
        <w:t>.</w:t>
      </w:r>
      <w:r w:rsidR="008C1FB6">
        <w:rPr>
          <w:rFonts w:ascii="微软雅黑" w:eastAsia="微软雅黑" w:hAnsi="微软雅黑"/>
          <w:sz w:val="21"/>
          <w:szCs w:val="21"/>
        </w:rPr>
        <w:t xml:space="preserve">    管理车辆与司机信息</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1488" behindDoc="1" locked="0" layoutInCell="1" allowOverlap="1" wp14:anchorId="3D847F4F" wp14:editId="1F14C6E1">
            <wp:simplePos x="0" y="0"/>
            <wp:positionH relativeFrom="margin">
              <wp:align>left</wp:align>
            </wp:positionH>
            <wp:positionV relativeFrom="paragraph">
              <wp:posOffset>93791</wp:posOffset>
            </wp:positionV>
            <wp:extent cx="6459166" cy="2450419"/>
            <wp:effectExtent l="0" t="0" r="0" b="762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管理车辆与司机信息.jpg"/>
                    <pic:cNvPicPr/>
                  </pic:nvPicPr>
                  <pic:blipFill>
                    <a:blip r:embed="rId24">
                      <a:extLst>
                        <a:ext uri="{28A0092B-C50C-407E-A947-70E740481C1C}">
                          <a14:useLocalDpi xmlns:a14="http://schemas.microsoft.com/office/drawing/2010/main" val="0"/>
                        </a:ext>
                      </a:extLst>
                    </a:blip>
                    <a:stretch>
                      <a:fillRect/>
                    </a:stretch>
                  </pic:blipFill>
                  <pic:spPr>
                    <a:xfrm>
                      <a:off x="0" y="0"/>
                      <a:ext cx="6474092" cy="24560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8656" behindDoc="1" locked="0" layoutInCell="1" allowOverlap="1" wp14:anchorId="27FCD0CA" wp14:editId="28E29F6A">
            <wp:simplePos x="0" y="0"/>
            <wp:positionH relativeFrom="column">
              <wp:posOffset>1705583</wp:posOffset>
            </wp:positionH>
            <wp:positionV relativeFrom="paragraph">
              <wp:posOffset>110247</wp:posOffset>
            </wp:positionV>
            <wp:extent cx="4572000" cy="41033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管理车辆和司机信息1.jpg"/>
                    <pic:cNvPicPr/>
                  </pic:nvPicPr>
                  <pic:blipFill>
                    <a:blip r:embed="rId25">
                      <a:extLst>
                        <a:ext uri="{28A0092B-C50C-407E-A947-70E740481C1C}">
                          <a14:useLocalDpi xmlns:a14="http://schemas.microsoft.com/office/drawing/2010/main" val="0"/>
                        </a:ext>
                      </a:extLst>
                    </a:blip>
                    <a:stretch>
                      <a:fillRect/>
                    </a:stretch>
                  </pic:blipFill>
                  <pic:spPr>
                    <a:xfrm>
                      <a:off x="0" y="0"/>
                      <a:ext cx="4572000" cy="410337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t>8.    生成到达单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2512" behindDoc="1" locked="0" layoutInCell="1" allowOverlap="1" wp14:anchorId="3F8A24BD" wp14:editId="31B04AC4">
            <wp:simplePos x="0" y="0"/>
            <wp:positionH relativeFrom="margin">
              <wp:align>left</wp:align>
            </wp:positionH>
            <wp:positionV relativeFrom="paragraph">
              <wp:posOffset>139187</wp:posOffset>
            </wp:positionV>
            <wp:extent cx="6459166" cy="1320112"/>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生成到达单.jpg"/>
                    <pic:cNvPicPr/>
                  </pic:nvPicPr>
                  <pic:blipFill>
                    <a:blip r:embed="rId26">
                      <a:extLst>
                        <a:ext uri="{28A0092B-C50C-407E-A947-70E740481C1C}">
                          <a14:useLocalDpi xmlns:a14="http://schemas.microsoft.com/office/drawing/2010/main" val="0"/>
                        </a:ext>
                      </a:extLst>
                    </a:blip>
                    <a:stretch>
                      <a:fillRect/>
                    </a:stretch>
                  </pic:blipFill>
                  <pic:spPr>
                    <a:xfrm>
                      <a:off x="0" y="0"/>
                      <a:ext cx="6473088" cy="132295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9680" behindDoc="1" locked="0" layoutInCell="1" allowOverlap="1" wp14:anchorId="114F0BA6" wp14:editId="207E9AA6">
            <wp:simplePos x="0" y="0"/>
            <wp:positionH relativeFrom="column">
              <wp:posOffset>2315183</wp:posOffset>
            </wp:positionH>
            <wp:positionV relativeFrom="paragraph">
              <wp:posOffset>331524</wp:posOffset>
            </wp:positionV>
            <wp:extent cx="3371850" cy="36957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生成到达单1.jpg"/>
                    <pic:cNvPicPr/>
                  </pic:nvPicPr>
                  <pic:blipFill>
                    <a:blip r:embed="rId27">
                      <a:extLst>
                        <a:ext uri="{28A0092B-C50C-407E-A947-70E740481C1C}">
                          <a14:useLocalDpi xmlns:a14="http://schemas.microsoft.com/office/drawing/2010/main" val="0"/>
                        </a:ext>
                      </a:extLst>
                    </a:blip>
                    <a:stretch>
                      <a:fillRect/>
                    </a:stretch>
                  </pic:blipFill>
                  <pic:spPr>
                    <a:xfrm>
                      <a:off x="0" y="0"/>
                      <a:ext cx="3371850" cy="3695700"/>
                    </a:xfrm>
                    <a:prstGeom prst="rect">
                      <a:avLst/>
                    </a:prstGeom>
                  </pic:spPr>
                </pic:pic>
              </a:graphicData>
            </a:graphic>
          </wp:anchor>
        </w:drawing>
      </w:r>
    </w:p>
    <w:p w:rsidR="008C1FB6" w:rsidRPr="00DC019D"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t>9.    录入中转单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3536" behindDoc="1" locked="0" layoutInCell="1" allowOverlap="1">
            <wp:simplePos x="0" y="0"/>
            <wp:positionH relativeFrom="margin">
              <wp:align>left</wp:align>
            </wp:positionH>
            <wp:positionV relativeFrom="paragraph">
              <wp:posOffset>2999</wp:posOffset>
            </wp:positionV>
            <wp:extent cx="6471920" cy="2088205"/>
            <wp:effectExtent l="0" t="0" r="5080" b="762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录入中转单.jpg"/>
                    <pic:cNvPicPr/>
                  </pic:nvPicPr>
                  <pic:blipFill>
                    <a:blip r:embed="rId28">
                      <a:extLst>
                        <a:ext uri="{28A0092B-C50C-407E-A947-70E740481C1C}">
                          <a14:useLocalDpi xmlns:a14="http://schemas.microsoft.com/office/drawing/2010/main" val="0"/>
                        </a:ext>
                      </a:extLst>
                    </a:blip>
                    <a:stretch>
                      <a:fillRect/>
                    </a:stretch>
                  </pic:blipFill>
                  <pic:spPr>
                    <a:xfrm>
                      <a:off x="0" y="0"/>
                      <a:ext cx="6487329" cy="209317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0704" behindDoc="1" locked="0" layoutInCell="1" allowOverlap="1" wp14:anchorId="0BD45E7B" wp14:editId="6D395A37">
            <wp:simplePos x="0" y="0"/>
            <wp:positionH relativeFrom="column">
              <wp:posOffset>1718553</wp:posOffset>
            </wp:positionH>
            <wp:positionV relativeFrom="paragraph">
              <wp:posOffset>330889</wp:posOffset>
            </wp:positionV>
            <wp:extent cx="4400550" cy="446405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录入中转单1.jpg"/>
                    <pic:cNvPicPr/>
                  </pic:nvPicPr>
                  <pic:blipFill>
                    <a:blip r:embed="rId29">
                      <a:extLst>
                        <a:ext uri="{28A0092B-C50C-407E-A947-70E740481C1C}">
                          <a14:useLocalDpi xmlns:a14="http://schemas.microsoft.com/office/drawing/2010/main" val="0"/>
                        </a:ext>
                      </a:extLst>
                    </a:blip>
                    <a:stretch>
                      <a:fillRect/>
                    </a:stretch>
                  </pic:blipFill>
                  <pic:spPr>
                    <a:xfrm>
                      <a:off x="0" y="0"/>
                      <a:ext cx="4400550" cy="4464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4560" behindDoc="1" locked="0" layoutInCell="1" allowOverlap="1" wp14:anchorId="607760F6" wp14:editId="5ECFB733">
            <wp:simplePos x="0" y="0"/>
            <wp:positionH relativeFrom="margin">
              <wp:posOffset>-479898</wp:posOffset>
            </wp:positionH>
            <wp:positionV relativeFrom="paragraph">
              <wp:posOffset>265889</wp:posOffset>
            </wp:positionV>
            <wp:extent cx="6937324" cy="165989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录入装车单.jpg"/>
                    <pic:cNvPicPr/>
                  </pic:nvPicPr>
                  <pic:blipFill>
                    <a:blip r:embed="rId30">
                      <a:extLst>
                        <a:ext uri="{28A0092B-C50C-407E-A947-70E740481C1C}">
                          <a14:useLocalDpi xmlns:a14="http://schemas.microsoft.com/office/drawing/2010/main" val="0"/>
                        </a:ext>
                      </a:extLst>
                    </a:blip>
                    <a:stretch>
                      <a:fillRect/>
                    </a:stretch>
                  </pic:blipFill>
                  <pic:spPr>
                    <a:xfrm>
                      <a:off x="0" y="0"/>
                      <a:ext cx="6942410" cy="1661107"/>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10.    录入装车单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1728" behindDoc="1" locked="0" layoutInCell="1" allowOverlap="1" wp14:anchorId="6F554C42" wp14:editId="365B71DE">
            <wp:simplePos x="0" y="0"/>
            <wp:positionH relativeFrom="column">
              <wp:posOffset>1699098</wp:posOffset>
            </wp:positionH>
            <wp:positionV relativeFrom="paragraph">
              <wp:posOffset>376920</wp:posOffset>
            </wp:positionV>
            <wp:extent cx="4343400" cy="4108450"/>
            <wp:effectExtent l="0" t="0" r="0" b="635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录入装车单1.jpg"/>
                    <pic:cNvPicPr/>
                  </pic:nvPicPr>
                  <pic:blipFill>
                    <a:blip r:embed="rId31">
                      <a:extLst>
                        <a:ext uri="{28A0092B-C50C-407E-A947-70E740481C1C}">
                          <a14:useLocalDpi xmlns:a14="http://schemas.microsoft.com/office/drawing/2010/main" val="0"/>
                        </a:ext>
                      </a:extLst>
                    </a:blip>
                    <a:stretch>
                      <a:fillRect/>
                    </a:stretch>
                  </pic:blipFill>
                  <pic:spPr>
                    <a:xfrm>
                      <a:off x="0" y="0"/>
                      <a:ext cx="4343400" cy="41084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2816" behindDoc="1" locked="0" layoutInCell="1" allowOverlap="1" wp14:anchorId="4E18A7A1" wp14:editId="22E39A17">
            <wp:simplePos x="0" y="0"/>
            <wp:positionH relativeFrom="column">
              <wp:posOffset>1621277</wp:posOffset>
            </wp:positionH>
            <wp:positionV relativeFrom="paragraph">
              <wp:posOffset>6485</wp:posOffset>
            </wp:positionV>
            <wp:extent cx="4876800" cy="337185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仓库调整1.jpg"/>
                    <pic:cNvPicPr/>
                  </pic:nvPicPr>
                  <pic:blipFill>
                    <a:blip r:embed="rId32">
                      <a:extLst>
                        <a:ext uri="{28A0092B-C50C-407E-A947-70E740481C1C}">
                          <a14:useLocalDpi xmlns:a14="http://schemas.microsoft.com/office/drawing/2010/main" val="0"/>
                        </a:ext>
                      </a:extLst>
                    </a:blip>
                    <a:stretch>
                      <a:fillRect/>
                    </a:stretch>
                  </pic:blipFill>
                  <pic:spPr>
                    <a:xfrm>
                      <a:off x="0" y="0"/>
                      <a:ext cx="4885206" cy="337766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11.    仓库调整</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3840" behindDoc="1" locked="0" layoutInCell="1" allowOverlap="1" wp14:anchorId="126148DC" wp14:editId="3934DB6A">
            <wp:simplePos x="0" y="0"/>
            <wp:positionH relativeFrom="column">
              <wp:posOffset>1776919</wp:posOffset>
            </wp:positionH>
            <wp:positionV relativeFrom="paragraph">
              <wp:posOffset>241894</wp:posOffset>
            </wp:positionV>
            <wp:extent cx="4643336" cy="4227830"/>
            <wp:effectExtent l="0" t="0" r="5080" b="127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仓库调整.jpg"/>
                    <pic:cNvPicPr/>
                  </pic:nvPicPr>
                  <pic:blipFill>
                    <a:blip r:embed="rId33">
                      <a:extLst>
                        <a:ext uri="{28A0092B-C50C-407E-A947-70E740481C1C}">
                          <a14:useLocalDpi xmlns:a14="http://schemas.microsoft.com/office/drawing/2010/main" val="0"/>
                        </a:ext>
                      </a:extLst>
                    </a:blip>
                    <a:stretch>
                      <a:fillRect/>
                    </a:stretch>
                  </pic:blipFill>
                  <pic:spPr>
                    <a:xfrm>
                      <a:off x="0" y="0"/>
                      <a:ext cx="4657417" cy="424065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6608" behindDoc="1" locked="0" layoutInCell="1" allowOverlap="1" wp14:anchorId="0E18566B" wp14:editId="56B7EF1B">
            <wp:simplePos x="0" y="0"/>
            <wp:positionH relativeFrom="margin">
              <wp:posOffset>-479898</wp:posOffset>
            </wp:positionH>
            <wp:positionV relativeFrom="paragraph">
              <wp:posOffset>265889</wp:posOffset>
            </wp:positionV>
            <wp:extent cx="6917055" cy="152400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出库.jpg"/>
                    <pic:cNvPicPr/>
                  </pic:nvPicPr>
                  <pic:blipFill>
                    <a:blip r:embed="rId34">
                      <a:extLst>
                        <a:ext uri="{28A0092B-C50C-407E-A947-70E740481C1C}">
                          <a14:useLocalDpi xmlns:a14="http://schemas.microsoft.com/office/drawing/2010/main" val="0"/>
                        </a:ext>
                      </a:extLst>
                    </a:blip>
                    <a:stretch>
                      <a:fillRect/>
                    </a:stretch>
                  </pic:blipFill>
                  <pic:spPr>
                    <a:xfrm>
                      <a:off x="0" y="0"/>
                      <a:ext cx="6937125" cy="152842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12.    出库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2752" behindDoc="1" locked="0" layoutInCell="1" allowOverlap="1" wp14:anchorId="55630F95" wp14:editId="5459B7E5">
            <wp:simplePos x="0" y="0"/>
            <wp:positionH relativeFrom="column">
              <wp:posOffset>1666672</wp:posOffset>
            </wp:positionH>
            <wp:positionV relativeFrom="paragraph">
              <wp:posOffset>31791</wp:posOffset>
            </wp:positionV>
            <wp:extent cx="4572000" cy="366649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出库1.jpg"/>
                    <pic:cNvPicPr/>
                  </pic:nvPicPr>
                  <pic:blipFill>
                    <a:blip r:embed="rId35">
                      <a:extLst>
                        <a:ext uri="{28A0092B-C50C-407E-A947-70E740481C1C}">
                          <a14:useLocalDpi xmlns:a14="http://schemas.microsoft.com/office/drawing/2010/main" val="0"/>
                        </a:ext>
                      </a:extLst>
                    </a:blip>
                    <a:stretch>
                      <a:fillRect/>
                    </a:stretch>
                  </pic:blipFill>
                  <pic:spPr>
                    <a:xfrm>
                      <a:off x="0" y="0"/>
                      <a:ext cx="4572000" cy="36664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7632" behindDoc="1" locked="0" layoutInCell="1" allowOverlap="1" wp14:anchorId="15520CCA" wp14:editId="07C161FA">
            <wp:simplePos x="0" y="0"/>
            <wp:positionH relativeFrom="margin">
              <wp:posOffset>-453957</wp:posOffset>
            </wp:positionH>
            <wp:positionV relativeFrom="paragraph">
              <wp:posOffset>265889</wp:posOffset>
            </wp:positionV>
            <wp:extent cx="6892925" cy="3476017"/>
            <wp:effectExtent l="0" t="0" r="317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入库.jpg"/>
                    <pic:cNvPicPr/>
                  </pic:nvPicPr>
                  <pic:blipFill>
                    <a:blip r:embed="rId36">
                      <a:extLst>
                        <a:ext uri="{28A0092B-C50C-407E-A947-70E740481C1C}">
                          <a14:useLocalDpi xmlns:a14="http://schemas.microsoft.com/office/drawing/2010/main" val="0"/>
                        </a:ext>
                      </a:extLst>
                    </a:blip>
                    <a:stretch>
                      <a:fillRect/>
                    </a:stretch>
                  </pic:blipFill>
                  <pic:spPr>
                    <a:xfrm>
                      <a:off x="0" y="0"/>
                      <a:ext cx="6899207" cy="347918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13.    入库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3776" behindDoc="1" locked="0" layoutInCell="1" allowOverlap="1" wp14:anchorId="7F52A7B6" wp14:editId="20F8E9FB">
            <wp:simplePos x="0" y="0"/>
            <wp:positionH relativeFrom="column">
              <wp:posOffset>1783404</wp:posOffset>
            </wp:positionH>
            <wp:positionV relativeFrom="paragraph">
              <wp:posOffset>376285</wp:posOffset>
            </wp:positionV>
            <wp:extent cx="4572000" cy="4090035"/>
            <wp:effectExtent l="0" t="0" r="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入库1.jpg"/>
                    <pic:cNvPicPr/>
                  </pic:nvPicPr>
                  <pic:blipFill>
                    <a:blip r:embed="rId37">
                      <a:extLst>
                        <a:ext uri="{28A0092B-C50C-407E-A947-70E740481C1C}">
                          <a14:useLocalDpi xmlns:a14="http://schemas.microsoft.com/office/drawing/2010/main" val="0"/>
                        </a:ext>
                      </a:extLst>
                    </a:blip>
                    <a:stretch>
                      <a:fillRect/>
                    </a:stretch>
                  </pic:blipFill>
                  <pic:spPr>
                    <a:xfrm>
                      <a:off x="0" y="0"/>
                      <a:ext cx="4572000" cy="409003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4864" behindDoc="1" locked="0" layoutInCell="1" allowOverlap="1" wp14:anchorId="4B356A44" wp14:editId="5B3A8832">
            <wp:simplePos x="0" y="0"/>
            <wp:positionH relativeFrom="column">
              <wp:posOffset>1951476</wp:posOffset>
            </wp:positionH>
            <wp:positionV relativeFrom="paragraph">
              <wp:posOffset>0</wp:posOffset>
            </wp:positionV>
            <wp:extent cx="3975370" cy="3151505"/>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库存盘点.jpg"/>
                    <pic:cNvPicPr/>
                  </pic:nvPicPr>
                  <pic:blipFill>
                    <a:blip r:embed="rId38">
                      <a:extLst>
                        <a:ext uri="{28A0092B-C50C-407E-A947-70E740481C1C}">
                          <a14:useLocalDpi xmlns:a14="http://schemas.microsoft.com/office/drawing/2010/main" val="0"/>
                        </a:ext>
                      </a:extLst>
                    </a:blip>
                    <a:stretch>
                      <a:fillRect/>
                    </a:stretch>
                  </pic:blipFill>
                  <pic:spPr>
                    <a:xfrm>
                      <a:off x="0" y="0"/>
                      <a:ext cx="3975370" cy="315150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14.    库存盘点</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0224" behindDoc="1" locked="0" layoutInCell="1" allowOverlap="1" wp14:anchorId="7A57DEE6" wp14:editId="180F155E">
            <wp:simplePos x="0" y="0"/>
            <wp:positionH relativeFrom="column">
              <wp:posOffset>1926077</wp:posOffset>
            </wp:positionH>
            <wp:positionV relativeFrom="paragraph">
              <wp:posOffset>236193</wp:posOffset>
            </wp:positionV>
            <wp:extent cx="4572000" cy="4816124"/>
            <wp:effectExtent l="0" t="0" r="0" b="381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盘点.jpg"/>
                    <pic:cNvPicPr/>
                  </pic:nvPicPr>
                  <pic:blipFill>
                    <a:blip r:embed="rId39">
                      <a:extLst>
                        <a:ext uri="{28A0092B-C50C-407E-A947-70E740481C1C}">
                          <a14:useLocalDpi xmlns:a14="http://schemas.microsoft.com/office/drawing/2010/main" val="0"/>
                        </a:ext>
                      </a:extLst>
                    </a:blip>
                    <a:stretch>
                      <a:fillRect/>
                    </a:stretch>
                  </pic:blipFill>
                  <pic:spPr>
                    <a:xfrm>
                      <a:off x="0" y="0"/>
                      <a:ext cx="4574375" cy="4818626"/>
                    </a:xfrm>
                    <a:prstGeom prst="rect">
                      <a:avLst/>
                    </a:prstGeom>
                  </pic:spPr>
                </pic:pic>
              </a:graphicData>
            </a:graphic>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6912" behindDoc="1" locked="0" layoutInCell="1" allowOverlap="1" wp14:anchorId="0C6519B9" wp14:editId="1D989637">
            <wp:simplePos x="0" y="0"/>
            <wp:positionH relativeFrom="column">
              <wp:posOffset>1809345</wp:posOffset>
            </wp:positionH>
            <wp:positionV relativeFrom="paragraph">
              <wp:posOffset>6485</wp:posOffset>
            </wp:positionV>
            <wp:extent cx="4688732" cy="2891790"/>
            <wp:effectExtent l="0" t="0" r="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库存查看1.jpg"/>
                    <pic:cNvPicPr/>
                  </pic:nvPicPr>
                  <pic:blipFill>
                    <a:blip r:embed="rId40">
                      <a:extLst>
                        <a:ext uri="{28A0092B-C50C-407E-A947-70E740481C1C}">
                          <a14:useLocalDpi xmlns:a14="http://schemas.microsoft.com/office/drawing/2010/main" val="0"/>
                        </a:ext>
                      </a:extLst>
                    </a:blip>
                    <a:stretch>
                      <a:fillRect/>
                    </a:stretch>
                  </pic:blipFill>
                  <pic:spPr>
                    <a:xfrm>
                      <a:off x="0" y="0"/>
                      <a:ext cx="4701629" cy="289974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15.    库存查看</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7936" behindDoc="1" locked="0" layoutInCell="1" allowOverlap="1" wp14:anchorId="40A194EA" wp14:editId="11DAB392">
            <wp:simplePos x="0" y="0"/>
            <wp:positionH relativeFrom="column">
              <wp:posOffset>1867711</wp:posOffset>
            </wp:positionH>
            <wp:positionV relativeFrom="paragraph">
              <wp:posOffset>21400</wp:posOffset>
            </wp:positionV>
            <wp:extent cx="4629785" cy="3184187"/>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库存查看.jpg"/>
                    <pic:cNvPicPr/>
                  </pic:nvPicPr>
                  <pic:blipFill>
                    <a:blip r:embed="rId41">
                      <a:extLst>
                        <a:ext uri="{28A0092B-C50C-407E-A947-70E740481C1C}">
                          <a14:useLocalDpi xmlns:a14="http://schemas.microsoft.com/office/drawing/2010/main" val="0"/>
                        </a:ext>
                      </a:extLst>
                    </a:blip>
                    <a:stretch>
                      <a:fillRect/>
                    </a:stretch>
                  </pic:blipFill>
                  <pic:spPr>
                    <a:xfrm>
                      <a:off x="0" y="0"/>
                      <a:ext cx="4634688" cy="318755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8960" behindDoc="1" locked="0" layoutInCell="1" allowOverlap="1" wp14:anchorId="3D0B36FA" wp14:editId="7248E956">
            <wp:simplePos x="0" y="0"/>
            <wp:positionH relativeFrom="column">
              <wp:posOffset>1893650</wp:posOffset>
            </wp:positionH>
            <wp:positionV relativeFrom="paragraph">
              <wp:posOffset>6485</wp:posOffset>
            </wp:positionV>
            <wp:extent cx="4591455" cy="11684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账户管理1.jpg"/>
                    <pic:cNvPicPr/>
                  </pic:nvPicPr>
                  <pic:blipFill>
                    <a:blip r:embed="rId42">
                      <a:extLst>
                        <a:ext uri="{28A0092B-C50C-407E-A947-70E740481C1C}">
                          <a14:useLocalDpi xmlns:a14="http://schemas.microsoft.com/office/drawing/2010/main" val="0"/>
                        </a:ext>
                      </a:extLst>
                    </a:blip>
                    <a:stretch>
                      <a:fillRect/>
                    </a:stretch>
                  </pic:blipFill>
                  <pic:spPr>
                    <a:xfrm>
                      <a:off x="0" y="0"/>
                      <a:ext cx="4592266" cy="1168606"/>
                    </a:xfrm>
                    <a:prstGeom prst="rect">
                      <a:avLst/>
                    </a:prstGeom>
                  </pic:spPr>
                </pic:pic>
              </a:graphicData>
            </a:graphic>
            <wp14:sizeRelH relativeFrom="margin">
              <wp14:pctWidth>0</wp14:pctWidth>
            </wp14:sizeRelH>
          </wp:anchor>
        </w:drawing>
      </w:r>
      <w:r w:rsidR="008C1FB6">
        <w:rPr>
          <w:rFonts w:ascii="微软雅黑" w:eastAsia="微软雅黑" w:hAnsi="微软雅黑"/>
          <w:sz w:val="21"/>
          <w:szCs w:val="21"/>
        </w:rPr>
        <w:t>16.    账户管理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9984" behindDoc="1" locked="0" layoutInCell="1" allowOverlap="1" wp14:anchorId="2118B187" wp14:editId="4B5F3D9E">
            <wp:simplePos x="0" y="0"/>
            <wp:positionH relativeFrom="column">
              <wp:posOffset>1912701</wp:posOffset>
            </wp:positionH>
            <wp:positionV relativeFrom="paragraph">
              <wp:posOffset>201822</wp:posOffset>
            </wp:positionV>
            <wp:extent cx="4572000" cy="5504815"/>
            <wp:effectExtent l="0" t="0" r="0" b="63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账户管理.jpg"/>
                    <pic:cNvPicPr/>
                  </pic:nvPicPr>
                  <pic:blipFill>
                    <a:blip r:embed="rId43">
                      <a:extLst>
                        <a:ext uri="{28A0092B-C50C-407E-A947-70E740481C1C}">
                          <a14:useLocalDpi xmlns:a14="http://schemas.microsoft.com/office/drawing/2010/main" val="0"/>
                        </a:ext>
                      </a:extLst>
                    </a:blip>
                    <a:stretch>
                      <a:fillRect/>
                    </a:stretch>
                  </pic:blipFill>
                  <pic:spPr>
                    <a:xfrm>
                      <a:off x="0" y="0"/>
                      <a:ext cx="4572000" cy="550481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1008" behindDoc="1" locked="0" layoutInCell="1" allowOverlap="1" wp14:anchorId="32AB700F" wp14:editId="75F6C683">
            <wp:simplePos x="0" y="0"/>
            <wp:positionH relativeFrom="column">
              <wp:posOffset>1738009</wp:posOffset>
            </wp:positionH>
            <wp:positionV relativeFrom="paragraph">
              <wp:posOffset>6485</wp:posOffset>
            </wp:positionV>
            <wp:extent cx="4752975" cy="1193260"/>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合计收款单1.jpg"/>
                    <pic:cNvPicPr/>
                  </pic:nvPicPr>
                  <pic:blipFill>
                    <a:blip r:embed="rId44">
                      <a:extLst>
                        <a:ext uri="{28A0092B-C50C-407E-A947-70E740481C1C}">
                          <a14:useLocalDpi xmlns:a14="http://schemas.microsoft.com/office/drawing/2010/main" val="0"/>
                        </a:ext>
                      </a:extLst>
                    </a:blip>
                    <a:stretch>
                      <a:fillRect/>
                    </a:stretch>
                  </pic:blipFill>
                  <pic:spPr>
                    <a:xfrm>
                      <a:off x="0" y="0"/>
                      <a:ext cx="4772000" cy="1198036"/>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17.    合计收款单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2032" behindDoc="1" locked="0" layoutInCell="1" allowOverlap="1" wp14:anchorId="0C2188AE" wp14:editId="7D8545B0">
            <wp:simplePos x="0" y="0"/>
            <wp:positionH relativeFrom="column">
              <wp:posOffset>1361872</wp:posOffset>
            </wp:positionH>
            <wp:positionV relativeFrom="paragraph">
              <wp:posOffset>77051</wp:posOffset>
            </wp:positionV>
            <wp:extent cx="5126787" cy="345630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合计收款单.jpg"/>
                    <pic:cNvPicPr/>
                  </pic:nvPicPr>
                  <pic:blipFill>
                    <a:blip r:embed="rId45">
                      <a:extLst>
                        <a:ext uri="{28A0092B-C50C-407E-A947-70E740481C1C}">
                          <a14:useLocalDpi xmlns:a14="http://schemas.microsoft.com/office/drawing/2010/main" val="0"/>
                        </a:ext>
                      </a:extLst>
                    </a:blip>
                    <a:stretch>
                      <a:fillRect/>
                    </a:stretch>
                  </pic:blipFill>
                  <pic:spPr>
                    <a:xfrm>
                      <a:off x="0" y="0"/>
                      <a:ext cx="5160274" cy="34788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3056" behindDoc="1" locked="0" layoutInCell="1" allowOverlap="1">
            <wp:simplePos x="0" y="0"/>
            <wp:positionH relativeFrom="column">
              <wp:posOffset>1841770</wp:posOffset>
            </wp:positionH>
            <wp:positionV relativeFrom="paragraph">
              <wp:posOffset>6486</wp:posOffset>
            </wp:positionV>
            <wp:extent cx="4649470" cy="4993532"/>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生成统计分析1.jpg"/>
                    <pic:cNvPicPr/>
                  </pic:nvPicPr>
                  <pic:blipFill>
                    <a:blip r:embed="rId46">
                      <a:extLst>
                        <a:ext uri="{28A0092B-C50C-407E-A947-70E740481C1C}">
                          <a14:useLocalDpi xmlns:a14="http://schemas.microsoft.com/office/drawing/2010/main" val="0"/>
                        </a:ext>
                      </a:extLst>
                    </a:blip>
                    <a:stretch>
                      <a:fillRect/>
                    </a:stretch>
                  </pic:blipFill>
                  <pic:spPr>
                    <a:xfrm>
                      <a:off x="0" y="0"/>
                      <a:ext cx="4652178" cy="49964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18.    生成统计分析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4080" behindDoc="1" locked="0" layoutInCell="1" allowOverlap="1" wp14:anchorId="16527E7E" wp14:editId="75CB74B9">
            <wp:simplePos x="0" y="0"/>
            <wp:positionH relativeFrom="column">
              <wp:posOffset>1919240</wp:posOffset>
            </wp:positionH>
            <wp:positionV relativeFrom="paragraph">
              <wp:posOffset>260971</wp:posOffset>
            </wp:positionV>
            <wp:extent cx="4572000" cy="3958590"/>
            <wp:effectExtent l="0" t="0" r="0"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生成统计分析.jpg"/>
                    <pic:cNvPicPr/>
                  </pic:nvPicPr>
                  <pic:blipFill>
                    <a:blip r:embed="rId47">
                      <a:extLst>
                        <a:ext uri="{28A0092B-C50C-407E-A947-70E740481C1C}">
                          <a14:useLocalDpi xmlns:a14="http://schemas.microsoft.com/office/drawing/2010/main" val="0"/>
                        </a:ext>
                      </a:extLst>
                    </a:blip>
                    <a:stretch>
                      <a:fillRect/>
                    </a:stretch>
                  </pic:blipFill>
                  <pic:spPr>
                    <a:xfrm>
                      <a:off x="0" y="0"/>
                      <a:ext cx="4572000" cy="39585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5104" behindDoc="1" locked="0" layoutInCell="1" allowOverlap="1" wp14:anchorId="426DD82A" wp14:editId="0B0A8B91">
            <wp:simplePos x="0" y="0"/>
            <wp:positionH relativeFrom="column">
              <wp:posOffset>1783404</wp:posOffset>
            </wp:positionH>
            <wp:positionV relativeFrom="paragraph">
              <wp:posOffset>6484</wp:posOffset>
            </wp:positionV>
            <wp:extent cx="4720590" cy="2866417"/>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期初建账1.jpg"/>
                    <pic:cNvPicPr/>
                  </pic:nvPicPr>
                  <pic:blipFill>
                    <a:blip r:embed="rId48">
                      <a:extLst>
                        <a:ext uri="{28A0092B-C50C-407E-A947-70E740481C1C}">
                          <a14:useLocalDpi xmlns:a14="http://schemas.microsoft.com/office/drawing/2010/main" val="0"/>
                        </a:ext>
                      </a:extLst>
                    </a:blip>
                    <a:stretch>
                      <a:fillRect/>
                    </a:stretch>
                  </pic:blipFill>
                  <pic:spPr>
                    <a:xfrm>
                      <a:off x="0" y="0"/>
                      <a:ext cx="4731209" cy="287286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19.    期初建账</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6128" behindDoc="1" locked="0" layoutInCell="1" allowOverlap="1">
            <wp:simplePos x="0" y="0"/>
            <wp:positionH relativeFrom="column">
              <wp:posOffset>1725038</wp:posOffset>
            </wp:positionH>
            <wp:positionV relativeFrom="paragraph">
              <wp:posOffset>145401</wp:posOffset>
            </wp:positionV>
            <wp:extent cx="4766216" cy="4773039"/>
            <wp:effectExtent l="0" t="0" r="0" b="889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期初建账.jpg"/>
                    <pic:cNvPicPr/>
                  </pic:nvPicPr>
                  <pic:blipFill>
                    <a:blip r:embed="rId49">
                      <a:extLst>
                        <a:ext uri="{28A0092B-C50C-407E-A947-70E740481C1C}">
                          <a14:useLocalDpi xmlns:a14="http://schemas.microsoft.com/office/drawing/2010/main" val="0"/>
                        </a:ext>
                      </a:extLst>
                    </a:blip>
                    <a:stretch>
                      <a:fillRect/>
                    </a:stretch>
                  </pic:blipFill>
                  <pic:spPr>
                    <a:xfrm>
                      <a:off x="0" y="0"/>
                      <a:ext cx="4795710" cy="4802576"/>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7152" behindDoc="1" locked="0" layoutInCell="1" allowOverlap="1">
            <wp:simplePos x="0" y="0"/>
            <wp:positionH relativeFrom="column">
              <wp:posOffset>1932562</wp:posOffset>
            </wp:positionH>
            <wp:positionV relativeFrom="paragraph">
              <wp:posOffset>-473</wp:posOffset>
            </wp:positionV>
            <wp:extent cx="4572000" cy="485838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成本管理1.jpg"/>
                    <pic:cNvPicPr/>
                  </pic:nvPicPr>
                  <pic:blipFill>
                    <a:blip r:embed="rId50">
                      <a:extLst>
                        <a:ext uri="{28A0092B-C50C-407E-A947-70E740481C1C}">
                          <a14:useLocalDpi xmlns:a14="http://schemas.microsoft.com/office/drawing/2010/main" val="0"/>
                        </a:ext>
                      </a:extLst>
                    </a:blip>
                    <a:stretch>
                      <a:fillRect/>
                    </a:stretch>
                  </pic:blipFill>
                  <pic:spPr>
                    <a:xfrm>
                      <a:off x="0" y="0"/>
                      <a:ext cx="4572000" cy="4858385"/>
                    </a:xfrm>
                    <a:prstGeom prst="rect">
                      <a:avLst/>
                    </a:prstGeom>
                  </pic:spPr>
                </pic:pic>
              </a:graphicData>
            </a:graphic>
          </wp:anchor>
        </w:drawing>
      </w:r>
      <w:r w:rsidR="008C1FB6">
        <w:rPr>
          <w:rFonts w:ascii="微软雅黑" w:eastAsia="微软雅黑" w:hAnsi="微软雅黑"/>
          <w:sz w:val="21"/>
          <w:szCs w:val="21"/>
        </w:rPr>
        <w:t>20.    管理成本</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8176" behindDoc="1" locked="0" layoutInCell="1" allowOverlap="1" wp14:anchorId="430E34D8" wp14:editId="130E2DEB">
            <wp:simplePos x="0" y="0"/>
            <wp:positionH relativeFrom="column">
              <wp:posOffset>1575881</wp:posOffset>
            </wp:positionH>
            <wp:positionV relativeFrom="paragraph">
              <wp:posOffset>290789</wp:posOffset>
            </wp:positionV>
            <wp:extent cx="4896255" cy="347218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成本管理.jpg"/>
                    <pic:cNvPicPr/>
                  </pic:nvPicPr>
                  <pic:blipFill>
                    <a:blip r:embed="rId51">
                      <a:extLst>
                        <a:ext uri="{28A0092B-C50C-407E-A947-70E740481C1C}">
                          <a14:useLocalDpi xmlns:a14="http://schemas.microsoft.com/office/drawing/2010/main" val="0"/>
                        </a:ext>
                      </a:extLst>
                    </a:blip>
                    <a:stretch>
                      <a:fillRect/>
                    </a:stretch>
                  </pic:blipFill>
                  <pic:spPr>
                    <a:xfrm>
                      <a:off x="0" y="0"/>
                      <a:ext cx="4903202" cy="3477106"/>
                    </a:xfrm>
                    <a:prstGeom prst="rect">
                      <a:avLst/>
                    </a:prstGeom>
                  </pic:spPr>
                </pic:pic>
              </a:graphicData>
            </a:graphic>
            <wp14:sizeRelH relativeFrom="margin">
              <wp14:pctWidth>0</wp14:pctWidth>
            </wp14:sizeRelH>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9200" behindDoc="1" locked="0" layoutInCell="1" allowOverlap="1" wp14:anchorId="6923B113" wp14:editId="194D1A0B">
            <wp:simplePos x="0" y="0"/>
            <wp:positionH relativeFrom="column">
              <wp:posOffset>116475</wp:posOffset>
            </wp:positionH>
            <wp:positionV relativeFrom="paragraph">
              <wp:posOffset>-512459</wp:posOffset>
            </wp:positionV>
            <wp:extent cx="6385118" cy="405955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查看统计分析.jpg"/>
                    <pic:cNvPicPr/>
                  </pic:nvPicPr>
                  <pic:blipFill>
                    <a:blip r:embed="rId52">
                      <a:extLst>
                        <a:ext uri="{28A0092B-C50C-407E-A947-70E740481C1C}">
                          <a14:useLocalDpi xmlns:a14="http://schemas.microsoft.com/office/drawing/2010/main" val="0"/>
                        </a:ext>
                      </a:extLst>
                    </a:blip>
                    <a:stretch>
                      <a:fillRect/>
                    </a:stretch>
                  </pic:blipFill>
                  <pic:spPr>
                    <a:xfrm>
                      <a:off x="0" y="0"/>
                      <a:ext cx="6385118" cy="405955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21.    查看统计分析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1248" behindDoc="1" locked="0" layoutInCell="1" allowOverlap="1" wp14:anchorId="406847BB" wp14:editId="7B94ABF8">
            <wp:simplePos x="0" y="0"/>
            <wp:positionH relativeFrom="column">
              <wp:posOffset>-544749</wp:posOffset>
            </wp:positionH>
            <wp:positionV relativeFrom="paragraph">
              <wp:posOffset>133215</wp:posOffset>
            </wp:positionV>
            <wp:extent cx="4526604" cy="5537495"/>
            <wp:effectExtent l="0" t="0" r="762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查看统计分析.jpg"/>
                    <pic:cNvPicPr/>
                  </pic:nvPicPr>
                  <pic:blipFill>
                    <a:blip r:embed="rId53">
                      <a:extLst>
                        <a:ext uri="{28A0092B-C50C-407E-A947-70E740481C1C}">
                          <a14:useLocalDpi xmlns:a14="http://schemas.microsoft.com/office/drawing/2010/main" val="0"/>
                        </a:ext>
                      </a:extLst>
                    </a:blip>
                    <a:stretch>
                      <a:fillRect/>
                    </a:stretch>
                  </pic:blipFill>
                  <pic:spPr>
                    <a:xfrm>
                      <a:off x="0" y="0"/>
                      <a:ext cx="4531299" cy="554323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2272" behindDoc="1" locked="0" layoutInCell="1" allowOverlap="1" wp14:anchorId="26CA5F9A" wp14:editId="3CC253DD">
            <wp:simplePos x="0" y="0"/>
            <wp:positionH relativeFrom="column">
              <wp:posOffset>2328153</wp:posOffset>
            </wp:positionH>
            <wp:positionV relativeFrom="paragraph">
              <wp:posOffset>6013</wp:posOffset>
            </wp:positionV>
            <wp:extent cx="2743200" cy="226695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日志查询.jpg"/>
                    <pic:cNvPicPr/>
                  </pic:nvPicPr>
                  <pic:blipFill>
                    <a:blip r:embed="rId54">
                      <a:extLst>
                        <a:ext uri="{28A0092B-C50C-407E-A947-70E740481C1C}">
                          <a14:useLocalDpi xmlns:a14="http://schemas.microsoft.com/office/drawing/2010/main" val="0"/>
                        </a:ext>
                      </a:extLst>
                    </a:blip>
                    <a:stretch>
                      <a:fillRect/>
                    </a:stretch>
                  </pic:blipFill>
                  <pic:spPr>
                    <a:xfrm>
                      <a:off x="0" y="0"/>
                      <a:ext cx="2743200" cy="2266950"/>
                    </a:xfrm>
                    <a:prstGeom prst="rect">
                      <a:avLst/>
                    </a:prstGeom>
                  </pic:spPr>
                </pic:pic>
              </a:graphicData>
            </a:graphic>
          </wp:anchor>
        </w:drawing>
      </w:r>
      <w:r w:rsidR="008C1FB6">
        <w:rPr>
          <w:rFonts w:ascii="微软雅黑" w:eastAsia="微软雅黑" w:hAnsi="微软雅黑"/>
          <w:sz w:val="21"/>
          <w:szCs w:val="21"/>
        </w:rPr>
        <w:t>22.    查看系统日志</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3296" behindDoc="1" locked="0" layoutInCell="1" allowOverlap="1" wp14:anchorId="5FB06E50" wp14:editId="0E84DB97">
            <wp:simplePos x="0" y="0"/>
            <wp:positionH relativeFrom="margin">
              <wp:posOffset>2055780</wp:posOffset>
            </wp:positionH>
            <wp:positionV relativeFrom="paragraph">
              <wp:posOffset>133999</wp:posOffset>
            </wp:positionV>
            <wp:extent cx="4325444" cy="5641806"/>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查询日志.jpg"/>
                    <pic:cNvPicPr/>
                  </pic:nvPicPr>
                  <pic:blipFill>
                    <a:blip r:embed="rId55">
                      <a:extLst>
                        <a:ext uri="{28A0092B-C50C-407E-A947-70E740481C1C}">
                          <a14:useLocalDpi xmlns:a14="http://schemas.microsoft.com/office/drawing/2010/main" val="0"/>
                        </a:ext>
                      </a:extLst>
                    </a:blip>
                    <a:stretch>
                      <a:fillRect/>
                    </a:stretch>
                  </pic:blipFill>
                  <pic:spPr>
                    <a:xfrm>
                      <a:off x="0" y="0"/>
                      <a:ext cx="4332612" cy="5651155"/>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5344" behindDoc="1" locked="0" layoutInCell="1" allowOverlap="1">
            <wp:simplePos x="0" y="0"/>
            <wp:positionH relativeFrom="column">
              <wp:posOffset>1984442</wp:posOffset>
            </wp:positionH>
            <wp:positionV relativeFrom="paragraph">
              <wp:posOffset>-389579</wp:posOffset>
            </wp:positionV>
            <wp:extent cx="4527550" cy="3365500"/>
            <wp:effectExtent l="0" t="0" r="6350" b="635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人员机构管理1.jpg"/>
                    <pic:cNvPicPr/>
                  </pic:nvPicPr>
                  <pic:blipFill>
                    <a:blip r:embed="rId56">
                      <a:extLst>
                        <a:ext uri="{28A0092B-C50C-407E-A947-70E740481C1C}">
                          <a14:useLocalDpi xmlns:a14="http://schemas.microsoft.com/office/drawing/2010/main" val="0"/>
                        </a:ext>
                      </a:extLst>
                    </a:blip>
                    <a:stretch>
                      <a:fillRect/>
                    </a:stretch>
                  </pic:blipFill>
                  <pic:spPr>
                    <a:xfrm>
                      <a:off x="0" y="0"/>
                      <a:ext cx="4527550" cy="3365500"/>
                    </a:xfrm>
                    <a:prstGeom prst="rect">
                      <a:avLst/>
                    </a:prstGeom>
                  </pic:spPr>
                </pic:pic>
              </a:graphicData>
            </a:graphic>
          </wp:anchor>
        </w:drawing>
      </w:r>
      <w:r w:rsidR="008C1FB6">
        <w:rPr>
          <w:rFonts w:ascii="微软雅黑" w:eastAsia="微软雅黑" w:hAnsi="微软雅黑"/>
          <w:sz w:val="21"/>
          <w:szCs w:val="21"/>
        </w:rPr>
        <w:t>23.    人员机构管理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4320" behindDoc="1" locked="0" layoutInCell="1" allowOverlap="1" wp14:anchorId="7E5B5D72" wp14:editId="121CCBD0">
            <wp:simplePos x="0" y="0"/>
            <wp:positionH relativeFrom="column">
              <wp:posOffset>2463881</wp:posOffset>
            </wp:positionH>
            <wp:positionV relativeFrom="paragraph">
              <wp:posOffset>21536</wp:posOffset>
            </wp:positionV>
            <wp:extent cx="3917950" cy="4972050"/>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人员机构管理.jpg"/>
                    <pic:cNvPicPr/>
                  </pic:nvPicPr>
                  <pic:blipFill>
                    <a:blip r:embed="rId57">
                      <a:extLst>
                        <a:ext uri="{28A0092B-C50C-407E-A947-70E740481C1C}">
                          <a14:useLocalDpi xmlns:a14="http://schemas.microsoft.com/office/drawing/2010/main" val="0"/>
                        </a:ext>
                      </a:extLst>
                    </a:blip>
                    <a:stretch>
                      <a:fillRect/>
                    </a:stretch>
                  </pic:blipFill>
                  <pic:spPr>
                    <a:xfrm>
                      <a:off x="0" y="0"/>
                      <a:ext cx="3917950" cy="4972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7392" behindDoc="1" locked="0" layoutInCell="1" allowOverlap="1" wp14:anchorId="63D418B0" wp14:editId="5AC3F5F9">
            <wp:simplePos x="0" y="0"/>
            <wp:positionH relativeFrom="column">
              <wp:posOffset>-525294</wp:posOffset>
            </wp:positionH>
            <wp:positionV relativeFrom="paragraph">
              <wp:posOffset>-551234</wp:posOffset>
            </wp:positionV>
            <wp:extent cx="7009928" cy="5019040"/>
            <wp:effectExtent l="0" t="0" r="63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审批单据1.jpg"/>
                    <pic:cNvPicPr/>
                  </pic:nvPicPr>
                  <pic:blipFill>
                    <a:blip r:embed="rId58">
                      <a:extLst>
                        <a:ext uri="{28A0092B-C50C-407E-A947-70E740481C1C}">
                          <a14:useLocalDpi xmlns:a14="http://schemas.microsoft.com/office/drawing/2010/main" val="0"/>
                        </a:ext>
                      </a:extLst>
                    </a:blip>
                    <a:stretch>
                      <a:fillRect/>
                    </a:stretch>
                  </pic:blipFill>
                  <pic:spPr>
                    <a:xfrm>
                      <a:off x="0" y="0"/>
                      <a:ext cx="7028363" cy="50322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24.    审批单据</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6368" behindDoc="1" locked="0" layoutInCell="1" allowOverlap="1" wp14:anchorId="4DA1D87B" wp14:editId="54FABF2D">
            <wp:simplePos x="0" y="0"/>
            <wp:positionH relativeFrom="column">
              <wp:posOffset>966281</wp:posOffset>
            </wp:positionH>
            <wp:positionV relativeFrom="paragraph">
              <wp:posOffset>311028</wp:posOffset>
            </wp:positionV>
            <wp:extent cx="5436469" cy="3781439"/>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审批单据.jpg"/>
                    <pic:cNvPicPr/>
                  </pic:nvPicPr>
                  <pic:blipFill>
                    <a:blip r:embed="rId59">
                      <a:extLst>
                        <a:ext uri="{28A0092B-C50C-407E-A947-70E740481C1C}">
                          <a14:useLocalDpi xmlns:a14="http://schemas.microsoft.com/office/drawing/2010/main" val="0"/>
                        </a:ext>
                      </a:extLst>
                    </a:blip>
                    <a:stretch>
                      <a:fillRect/>
                    </a:stretch>
                  </pic:blipFill>
                  <pic:spPr>
                    <a:xfrm>
                      <a:off x="0" y="0"/>
                      <a:ext cx="5448675" cy="378992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8416" behindDoc="1" locked="0" layoutInCell="1" allowOverlap="1">
            <wp:simplePos x="0" y="0"/>
            <wp:positionH relativeFrom="column">
              <wp:posOffset>1387813</wp:posOffset>
            </wp:positionH>
            <wp:positionV relativeFrom="paragraph">
              <wp:posOffset>6012</wp:posOffset>
            </wp:positionV>
            <wp:extent cx="4572000" cy="120523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用户管理1.jpg"/>
                    <pic:cNvPicPr/>
                  </pic:nvPicPr>
                  <pic:blipFill>
                    <a:blip r:embed="rId60">
                      <a:extLst>
                        <a:ext uri="{28A0092B-C50C-407E-A947-70E740481C1C}">
                          <a14:useLocalDpi xmlns:a14="http://schemas.microsoft.com/office/drawing/2010/main" val="0"/>
                        </a:ext>
                      </a:extLst>
                    </a:blip>
                    <a:stretch>
                      <a:fillRect/>
                    </a:stretch>
                  </pic:blipFill>
                  <pic:spPr>
                    <a:xfrm>
                      <a:off x="0" y="0"/>
                      <a:ext cx="4572000" cy="1205230"/>
                    </a:xfrm>
                    <a:prstGeom prst="rect">
                      <a:avLst/>
                    </a:prstGeom>
                  </pic:spPr>
                </pic:pic>
              </a:graphicData>
            </a:graphic>
          </wp:anchor>
        </w:drawing>
      </w:r>
      <w:r w:rsidR="008C1FB6">
        <w:rPr>
          <w:rFonts w:ascii="微软雅黑" w:eastAsia="微软雅黑" w:hAnsi="微软雅黑"/>
          <w:sz w:val="21"/>
          <w:szCs w:val="21"/>
        </w:rPr>
        <w:t>25.    用户管理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9440" behindDoc="1" locked="0" layoutInCell="1" allowOverlap="1" wp14:anchorId="50946D07" wp14:editId="692777E3">
            <wp:simplePos x="0" y="0"/>
            <wp:positionH relativeFrom="column">
              <wp:posOffset>1394298</wp:posOffset>
            </wp:positionH>
            <wp:positionV relativeFrom="paragraph">
              <wp:posOffset>38911</wp:posOffset>
            </wp:positionV>
            <wp:extent cx="4572000" cy="5846445"/>
            <wp:effectExtent l="0" t="0" r="0" b="190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用户管理.jpg"/>
                    <pic:cNvPicPr/>
                  </pic:nvPicPr>
                  <pic:blipFill>
                    <a:blip r:embed="rId61">
                      <a:extLst>
                        <a:ext uri="{28A0092B-C50C-407E-A947-70E740481C1C}">
                          <a14:useLocalDpi xmlns:a14="http://schemas.microsoft.com/office/drawing/2010/main" val="0"/>
                        </a:ext>
                      </a:extLst>
                    </a:blip>
                    <a:stretch>
                      <a:fillRect/>
                    </a:stretch>
                  </pic:blipFill>
                  <pic:spPr>
                    <a:xfrm>
                      <a:off x="0" y="0"/>
                      <a:ext cx="4572000" cy="584644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4800" behindDoc="1" locked="0" layoutInCell="1" allowOverlap="1">
            <wp:simplePos x="0" y="0"/>
            <wp:positionH relativeFrom="column">
              <wp:posOffset>-557719</wp:posOffset>
            </wp:positionH>
            <wp:positionV relativeFrom="paragraph">
              <wp:posOffset>492868</wp:posOffset>
            </wp:positionV>
            <wp:extent cx="7068442" cy="6075989"/>
            <wp:effectExtent l="0" t="0" r="0" b="127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状态图1.jpg"/>
                    <pic:cNvPicPr/>
                  </pic:nvPicPr>
                  <pic:blipFill>
                    <a:blip r:embed="rId62">
                      <a:extLst>
                        <a:ext uri="{28A0092B-C50C-407E-A947-70E740481C1C}">
                          <a14:useLocalDpi xmlns:a14="http://schemas.microsoft.com/office/drawing/2010/main" val="0"/>
                        </a:ext>
                      </a:extLst>
                    </a:blip>
                    <a:stretch>
                      <a:fillRect/>
                    </a:stretch>
                  </pic:blipFill>
                  <pic:spPr>
                    <a:xfrm>
                      <a:off x="0" y="0"/>
                      <a:ext cx="7092889" cy="6097003"/>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1.    快递员与营业厅业务员状态图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5824" behindDoc="1" locked="0" layoutInCell="1" allowOverlap="1">
            <wp:simplePos x="0" y="0"/>
            <wp:positionH relativeFrom="page">
              <wp:align>center</wp:align>
            </wp:positionH>
            <wp:positionV relativeFrom="paragraph">
              <wp:posOffset>719834</wp:posOffset>
            </wp:positionV>
            <wp:extent cx="7055118" cy="5998210"/>
            <wp:effectExtent l="0" t="0" r="0" b="254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状态图21.jpg"/>
                    <pic:cNvPicPr/>
                  </pic:nvPicPr>
                  <pic:blipFill>
                    <a:blip r:embed="rId63">
                      <a:extLst>
                        <a:ext uri="{28A0092B-C50C-407E-A947-70E740481C1C}">
                          <a14:useLocalDpi xmlns:a14="http://schemas.microsoft.com/office/drawing/2010/main" val="0"/>
                        </a:ext>
                      </a:extLst>
                    </a:blip>
                    <a:stretch>
                      <a:fillRect/>
                    </a:stretch>
                  </pic:blipFill>
                  <pic:spPr>
                    <a:xfrm>
                      <a:off x="0" y="0"/>
                      <a:ext cx="7055118" cy="599821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仓库管理状态图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Pr="00C30894"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6848" behindDoc="1" locked="0" layoutInCell="1" allowOverlap="1">
            <wp:simplePos x="0" y="0"/>
            <wp:positionH relativeFrom="column">
              <wp:posOffset>-551234</wp:posOffset>
            </wp:positionH>
            <wp:positionV relativeFrom="paragraph">
              <wp:posOffset>512323</wp:posOffset>
            </wp:positionV>
            <wp:extent cx="7060539" cy="6128426"/>
            <wp:effectExtent l="0" t="0" r="7620" b="571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状态图3.jpg"/>
                    <pic:cNvPicPr/>
                  </pic:nvPicPr>
                  <pic:blipFill>
                    <a:blip r:embed="rId64">
                      <a:extLst>
                        <a:ext uri="{28A0092B-C50C-407E-A947-70E740481C1C}">
                          <a14:useLocalDpi xmlns:a14="http://schemas.microsoft.com/office/drawing/2010/main" val="0"/>
                        </a:ext>
                      </a:extLst>
                    </a:blip>
                    <a:stretch>
                      <a:fillRect/>
                    </a:stretch>
                  </pic:blipFill>
                  <pic:spPr>
                    <a:xfrm>
                      <a:off x="0" y="0"/>
                      <a:ext cx="7117448" cy="6177822"/>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    审批单据和成本管理状态图</w:t>
      </w:r>
    </w:p>
    <w:sectPr w:rsidR="00E2231A" w:rsidRPr="00C30894">
      <w:footerReference w:type="default" r:id="rId6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618" w:rsidRDefault="00853618">
      <w:pPr>
        <w:spacing w:line="240" w:lineRule="auto"/>
      </w:pPr>
      <w:r>
        <w:separator/>
      </w:r>
    </w:p>
  </w:endnote>
  <w:endnote w:type="continuationSeparator" w:id="0">
    <w:p w:rsidR="00853618" w:rsidRDefault="008536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D6B" w:rsidRDefault="004E2D6B">
    <w:pPr>
      <w:pStyle w:val="ab"/>
    </w:pPr>
    <w:r>
      <w:rPr>
        <w:noProof/>
      </w:rPr>
      <mc:AlternateContent>
        <mc:Choice Requires="wps">
          <w:drawing>
            <wp:inline distT="0" distB="0" distL="0" distR="0">
              <wp:extent cx="347472" cy="347472"/>
              <wp:effectExtent l="0" t="0" r="0" b="0"/>
              <wp:docPr id="5" name="椭圆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2D6B" w:rsidRDefault="004E2D6B">
                          <w:pPr>
                            <w:pStyle w:val="a9"/>
                            <w:rPr>
                              <w:rStyle w:val="ac"/>
                            </w:rPr>
                          </w:pPr>
                          <w:r>
                            <w:rPr>
                              <w:rStyle w:val="ac"/>
                            </w:rPr>
                            <w:fldChar w:fldCharType="begin"/>
                          </w:r>
                          <w:r>
                            <w:rPr>
                              <w:rStyle w:val="ac"/>
                            </w:rPr>
                            <w:instrText>PAGE   \* MERGEFORMAT</w:instrText>
                          </w:r>
                          <w:r>
                            <w:rPr>
                              <w:rStyle w:val="ac"/>
                            </w:rPr>
                            <w:fldChar w:fldCharType="separate"/>
                          </w:r>
                          <w:r w:rsidR="002A4F8A" w:rsidRPr="002A4F8A">
                            <w:rPr>
                              <w:rStyle w:val="ac"/>
                              <w:noProof/>
                              <w:lang w:val="zh-CN"/>
                            </w:rPr>
                            <w:t>19</w:t>
                          </w:r>
                          <w:r>
                            <w:rPr>
                              <w:rStyle w:val="ac"/>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椭圆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" fillcolor="#f9b639 [3207]" stroked="f" strokeweight="1pt">
              <v:stroke joinstyle="miter"/>
              <v:path arrowok="t"/>
              <o:lock v:ext="edit" aspectratio="t"/>
              <v:textbox inset="0,0,0,0">
                <w:txbxContent>
                  <w:p w:rsidR="004E2D6B" w:rsidRDefault="004E2D6B">
                    <w:pPr>
                      <w:pStyle w:val="a9"/>
                      <w:rPr>
                        <w:rStyle w:val="ac"/>
                      </w:rPr>
                    </w:pPr>
                    <w:r>
                      <w:rPr>
                        <w:rStyle w:val="ac"/>
                      </w:rPr>
                      <w:fldChar w:fldCharType="begin"/>
                    </w:r>
                    <w:r>
                      <w:rPr>
                        <w:rStyle w:val="ac"/>
                      </w:rPr>
                      <w:instrText>PAGE   \* MERGEFORMAT</w:instrText>
                    </w:r>
                    <w:r>
                      <w:rPr>
                        <w:rStyle w:val="ac"/>
                      </w:rPr>
                      <w:fldChar w:fldCharType="separate"/>
                    </w:r>
                    <w:r w:rsidR="002A4F8A" w:rsidRPr="002A4F8A">
                      <w:rPr>
                        <w:rStyle w:val="ac"/>
                        <w:noProof/>
                        <w:lang w:val="zh-CN"/>
                      </w:rPr>
                      <w:t>19</w:t>
                    </w:r>
                    <w:r>
                      <w:rPr>
                        <w:rStyle w:val="ac"/>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618" w:rsidRDefault="00853618">
      <w:pPr>
        <w:spacing w:line="240" w:lineRule="auto"/>
      </w:pPr>
      <w:r>
        <w:separator/>
      </w:r>
    </w:p>
  </w:footnote>
  <w:footnote w:type="continuationSeparator" w:id="0">
    <w:p w:rsidR="00853618" w:rsidRDefault="0085361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E6866DE"/>
    <w:lvl w:ilvl="0">
      <w:start w:val="1"/>
      <w:numFmt w:val="decimal"/>
      <w:pStyle w:val="a"/>
      <w:lvlText w:val="%1."/>
      <w:lvlJc w:val="left"/>
      <w:pPr>
        <w:tabs>
          <w:tab w:val="num" w:pos="360"/>
        </w:tabs>
        <w:ind w:left="360" w:hanging="360"/>
      </w:pPr>
    </w:lvl>
  </w:abstractNum>
  <w:abstractNum w:abstractNumId="1">
    <w:nsid w:val="FFFFFF89"/>
    <w:multiLevelType w:val="singleLevel"/>
    <w:tmpl w:val="CD06E222"/>
    <w:lvl w:ilvl="0">
      <w:start w:val="1"/>
      <w:numFmt w:val="bullet"/>
      <w:pStyle w:val="a0"/>
      <w:lvlText w:val=""/>
      <w:lvlJc w:val="left"/>
      <w:pPr>
        <w:ind w:left="216" w:hanging="216"/>
      </w:pPr>
      <w:rPr>
        <w:rFonts w:ascii="Symbol" w:hAnsi="Symbol" w:hint="default"/>
        <w:color w:val="5A1E34" w:themeColor="accent1" w:themeShade="80"/>
      </w:rPr>
    </w:lvl>
  </w:abstractNum>
  <w:abstractNum w:abstractNumId="2">
    <w:nsid w:val="006F4D0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07462DA3"/>
    <w:multiLevelType w:val="hybridMultilevel"/>
    <w:tmpl w:val="86C4AA12"/>
    <w:lvl w:ilvl="0" w:tplc="FB2C9170">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nsid w:val="0942471B"/>
    <w:multiLevelType w:val="hybridMultilevel"/>
    <w:tmpl w:val="8E5AB002"/>
    <w:lvl w:ilvl="0" w:tplc="136EAE3A">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5">
    <w:nsid w:val="0E1E4172"/>
    <w:multiLevelType w:val="hybridMultilevel"/>
    <w:tmpl w:val="535A1CFE"/>
    <w:lvl w:ilvl="0" w:tplc="82D491B4">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157AE7"/>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AF54E85"/>
    <w:multiLevelType w:val="hybridMultilevel"/>
    <w:tmpl w:val="372CEEF0"/>
    <w:lvl w:ilvl="0" w:tplc="3774D31A">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nsid w:val="1C3837C1"/>
    <w:multiLevelType w:val="hybridMultilevel"/>
    <w:tmpl w:val="3A0E8968"/>
    <w:lvl w:ilvl="0" w:tplc="DE42425E">
      <w:start w:val="1"/>
      <w:numFmt w:val="decimal"/>
      <w:pStyle w:val="2"/>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9">
    <w:nsid w:val="1FA36009"/>
    <w:multiLevelType w:val="hybridMultilevel"/>
    <w:tmpl w:val="53C626FA"/>
    <w:lvl w:ilvl="0" w:tplc="735C03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201B5602"/>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207E43F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20ED6A2E"/>
    <w:multiLevelType w:val="hybridMultilevel"/>
    <w:tmpl w:val="CBD40030"/>
    <w:lvl w:ilvl="0" w:tplc="AE964B4A">
      <w:start w:val="1"/>
      <w:numFmt w:val="decimal"/>
      <w:lvlText w:val="%1."/>
      <w:lvlJc w:val="left"/>
      <w:pPr>
        <w:ind w:left="643" w:hanging="360"/>
      </w:pPr>
      <w:rPr>
        <w:rFonts w:asciiTheme="minorHAnsi" w:hAnsiTheme="minorHAnsi" w:hint="default"/>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13">
    <w:nsid w:val="219F0BEA"/>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nsid w:val="238E42A4"/>
    <w:multiLevelType w:val="multilevel"/>
    <w:tmpl w:val="686C88BC"/>
    <w:lvl w:ilvl="0">
      <w:start w:val="1"/>
      <w:numFmt w:val="decimal"/>
      <w:lvlText w:val="%1."/>
      <w:lvlJc w:val="left"/>
      <w:pPr>
        <w:ind w:left="570" w:hanging="360"/>
      </w:pPr>
      <w:rPr>
        <w:rFonts w:asciiTheme="minorHAnsi" w:hAnsiTheme="minorHAnsi" w:hint="default"/>
      </w:rPr>
    </w:lvl>
    <w:lvl w:ilvl="1">
      <w:start w:val="1"/>
      <w:numFmt w:val="decimal"/>
      <w:isLgl/>
      <w:lvlText w:val="%1.%2."/>
      <w:lvlJc w:val="left"/>
      <w:pPr>
        <w:ind w:left="570"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5">
    <w:nsid w:val="26610219"/>
    <w:multiLevelType w:val="hybridMultilevel"/>
    <w:tmpl w:val="199E3AB0"/>
    <w:lvl w:ilvl="0" w:tplc="17AEC53C">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16">
    <w:nsid w:val="284223D5"/>
    <w:multiLevelType w:val="hybridMultilevel"/>
    <w:tmpl w:val="9940BD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28AA3B11"/>
    <w:multiLevelType w:val="hybridMultilevel"/>
    <w:tmpl w:val="01544600"/>
    <w:lvl w:ilvl="0" w:tplc="7F6A6BE0">
      <w:start w:val="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ABB035D"/>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620F97"/>
    <w:multiLevelType w:val="multilevel"/>
    <w:tmpl w:val="8BB0650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asciiTheme="minorHAnsi" w:hAnsiTheme="minorHAnsi"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nsid w:val="38845A7C"/>
    <w:multiLevelType w:val="hybridMultilevel"/>
    <w:tmpl w:val="71A681A4"/>
    <w:lvl w:ilvl="0" w:tplc="8CD09D84">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1">
    <w:nsid w:val="41C42B0F"/>
    <w:multiLevelType w:val="hybridMultilevel"/>
    <w:tmpl w:val="ADCE4EC8"/>
    <w:lvl w:ilvl="0" w:tplc="A9C6ADFE">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97" w:hanging="480"/>
      </w:pPr>
    </w:lvl>
    <w:lvl w:ilvl="2" w:tplc="0409001B" w:tentative="1">
      <w:start w:val="1"/>
      <w:numFmt w:val="lowerRoman"/>
      <w:lvlText w:val="%3."/>
      <w:lvlJc w:val="right"/>
      <w:pPr>
        <w:ind w:left="1377" w:hanging="480"/>
      </w:pPr>
    </w:lvl>
    <w:lvl w:ilvl="3" w:tplc="0409000F" w:tentative="1">
      <w:start w:val="1"/>
      <w:numFmt w:val="decimal"/>
      <w:lvlText w:val="%4."/>
      <w:lvlJc w:val="left"/>
      <w:pPr>
        <w:ind w:left="1857" w:hanging="480"/>
      </w:pPr>
    </w:lvl>
    <w:lvl w:ilvl="4" w:tplc="04090019" w:tentative="1">
      <w:start w:val="1"/>
      <w:numFmt w:val="lowerLetter"/>
      <w:lvlText w:val="%5)"/>
      <w:lvlJc w:val="left"/>
      <w:pPr>
        <w:ind w:left="2337" w:hanging="480"/>
      </w:pPr>
    </w:lvl>
    <w:lvl w:ilvl="5" w:tplc="0409001B" w:tentative="1">
      <w:start w:val="1"/>
      <w:numFmt w:val="lowerRoman"/>
      <w:lvlText w:val="%6."/>
      <w:lvlJc w:val="right"/>
      <w:pPr>
        <w:ind w:left="2817" w:hanging="480"/>
      </w:pPr>
    </w:lvl>
    <w:lvl w:ilvl="6" w:tplc="0409000F" w:tentative="1">
      <w:start w:val="1"/>
      <w:numFmt w:val="decimal"/>
      <w:lvlText w:val="%7."/>
      <w:lvlJc w:val="left"/>
      <w:pPr>
        <w:ind w:left="3297" w:hanging="480"/>
      </w:pPr>
    </w:lvl>
    <w:lvl w:ilvl="7" w:tplc="04090019" w:tentative="1">
      <w:start w:val="1"/>
      <w:numFmt w:val="lowerLetter"/>
      <w:lvlText w:val="%8)"/>
      <w:lvlJc w:val="left"/>
      <w:pPr>
        <w:ind w:left="3777" w:hanging="480"/>
      </w:pPr>
    </w:lvl>
    <w:lvl w:ilvl="8" w:tplc="0409001B" w:tentative="1">
      <w:start w:val="1"/>
      <w:numFmt w:val="lowerRoman"/>
      <w:lvlText w:val="%9."/>
      <w:lvlJc w:val="right"/>
      <w:pPr>
        <w:ind w:left="4257" w:hanging="480"/>
      </w:pPr>
    </w:lvl>
  </w:abstractNum>
  <w:abstractNum w:abstractNumId="22">
    <w:nsid w:val="4412331C"/>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8D96718"/>
    <w:multiLevelType w:val="hybridMultilevel"/>
    <w:tmpl w:val="6F6CF062"/>
    <w:lvl w:ilvl="0" w:tplc="7D6CFD7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A6660A9"/>
    <w:multiLevelType w:val="multilevel"/>
    <w:tmpl w:val="71AC4EE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5">
    <w:nsid w:val="4CB32CBF"/>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0897B0"/>
    <w:multiLevelType w:val="multilevel"/>
    <w:tmpl w:val="7E40CA48"/>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60897BB"/>
    <w:multiLevelType w:val="multilevel"/>
    <w:tmpl w:val="560897BB"/>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8">
    <w:nsid w:val="560897D1"/>
    <w:multiLevelType w:val="multilevel"/>
    <w:tmpl w:val="560897D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nsid w:val="560897DC"/>
    <w:multiLevelType w:val="multilevel"/>
    <w:tmpl w:val="92488160"/>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65B1642"/>
    <w:multiLevelType w:val="hybridMultilevel"/>
    <w:tmpl w:val="A93CD3EC"/>
    <w:lvl w:ilvl="0" w:tplc="07B27096">
      <w:start w:val="1"/>
      <w:numFmt w:val="decimal"/>
      <w:lvlText w:val="%1."/>
      <w:lvlJc w:val="left"/>
      <w:pPr>
        <w:ind w:left="643" w:hanging="360"/>
      </w:pPr>
      <w:rPr>
        <w:rFonts w:hint="eastAsia"/>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31">
    <w:nsid w:val="58EF1D74"/>
    <w:multiLevelType w:val="hybridMultilevel"/>
    <w:tmpl w:val="CADAB3D6"/>
    <w:lvl w:ilvl="0" w:tplc="A49C6298">
      <w:start w:val="1"/>
      <w:numFmt w:val="decimal"/>
      <w:lvlText w:val="%1."/>
      <w:lvlJc w:val="left"/>
      <w:pPr>
        <w:ind w:left="580" w:hanging="360"/>
      </w:pPr>
      <w:rPr>
        <w:rFonts w:eastAsiaTheme="minorEastAsia"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32">
    <w:nsid w:val="5DBC319E"/>
    <w:multiLevelType w:val="hybridMultilevel"/>
    <w:tmpl w:val="F15634B4"/>
    <w:lvl w:ilvl="0" w:tplc="2CB69B70">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285581A"/>
    <w:multiLevelType w:val="hybridMultilevel"/>
    <w:tmpl w:val="47A26146"/>
    <w:lvl w:ilvl="0" w:tplc="19B0E382">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nsid w:val="63AA3D23"/>
    <w:multiLevelType w:val="multilevel"/>
    <w:tmpl w:val="8BB0650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asciiTheme="minorHAnsi" w:hAnsiTheme="minorHAnsi"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5">
    <w:nsid w:val="673E0F33"/>
    <w:multiLevelType w:val="hybridMultilevel"/>
    <w:tmpl w:val="9878C8C4"/>
    <w:lvl w:ilvl="0" w:tplc="55A4F402">
      <w:start w:val="1"/>
      <w:numFmt w:val="decimal"/>
      <w:lvlText w:val="%1."/>
      <w:lvlJc w:val="left"/>
      <w:pPr>
        <w:ind w:left="640" w:hanging="420"/>
      </w:pPr>
      <w:rPr>
        <w:rFonts w:hint="default"/>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36">
    <w:nsid w:val="6A005280"/>
    <w:multiLevelType w:val="hybridMultilevel"/>
    <w:tmpl w:val="BA92FA1E"/>
    <w:lvl w:ilvl="0" w:tplc="887C9CB0">
      <w:start w:val="1"/>
      <w:numFmt w:val="decimal"/>
      <w:lvlText w:val="%1."/>
      <w:lvlJc w:val="left"/>
      <w:pPr>
        <w:ind w:left="640" w:hanging="420"/>
      </w:pPr>
      <w:rPr>
        <w:rFonts w:hint="default"/>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37">
    <w:nsid w:val="6CD86FBF"/>
    <w:multiLevelType w:val="hybridMultilevel"/>
    <w:tmpl w:val="E87804E6"/>
    <w:lvl w:ilvl="0" w:tplc="B756F992">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38">
    <w:nsid w:val="76CD757A"/>
    <w:multiLevelType w:val="multilevel"/>
    <w:tmpl w:val="44F26DA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9">
    <w:nsid w:val="7DC84552"/>
    <w:multiLevelType w:val="hybridMultilevel"/>
    <w:tmpl w:val="4E3808C6"/>
    <w:lvl w:ilvl="0" w:tplc="EB549448">
      <w:start w:val="1"/>
      <w:numFmt w:val="decimal"/>
      <w:lvlText w:val="%1."/>
      <w:lvlJc w:val="left"/>
      <w:pPr>
        <w:ind w:left="360" w:hanging="360"/>
      </w:pPr>
      <w:rPr>
        <w:rFonts w:asciiTheme="minorHAnsi" w:eastAsia="Times New Roman"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num>
  <w:num w:numId="3">
    <w:abstractNumId w:val="0"/>
  </w:num>
  <w:num w:numId="4">
    <w:abstractNumId w:val="21"/>
  </w:num>
  <w:num w:numId="5">
    <w:abstractNumId w:val="12"/>
  </w:num>
  <w:num w:numId="6">
    <w:abstractNumId w:val="23"/>
  </w:num>
  <w:num w:numId="7">
    <w:abstractNumId w:val="32"/>
  </w:num>
  <w:num w:numId="8">
    <w:abstractNumId w:val="18"/>
  </w:num>
  <w:num w:numId="9">
    <w:abstractNumId w:val="38"/>
  </w:num>
  <w:num w:numId="10">
    <w:abstractNumId w:val="30"/>
  </w:num>
  <w:num w:numId="11">
    <w:abstractNumId w:val="24"/>
  </w:num>
  <w:num w:numId="12">
    <w:abstractNumId w:val="19"/>
  </w:num>
  <w:num w:numId="13">
    <w:abstractNumId w:val="39"/>
  </w:num>
  <w:num w:numId="14">
    <w:abstractNumId w:val="26"/>
  </w:num>
  <w:num w:numId="15">
    <w:abstractNumId w:val="5"/>
  </w:num>
  <w:num w:numId="16">
    <w:abstractNumId w:val="7"/>
  </w:num>
  <w:num w:numId="17">
    <w:abstractNumId w:val="3"/>
  </w:num>
  <w:num w:numId="18">
    <w:abstractNumId w:val="33"/>
  </w:num>
  <w:num w:numId="19">
    <w:abstractNumId w:val="14"/>
  </w:num>
  <w:num w:numId="20">
    <w:abstractNumId w:val="16"/>
  </w:num>
  <w:num w:numId="21">
    <w:abstractNumId w:val="9"/>
  </w:num>
  <w:num w:numId="22">
    <w:abstractNumId w:val="4"/>
  </w:num>
  <w:num w:numId="23">
    <w:abstractNumId w:val="37"/>
  </w:num>
  <w:num w:numId="24">
    <w:abstractNumId w:val="15"/>
  </w:num>
  <w:num w:numId="25">
    <w:abstractNumId w:val="28"/>
  </w:num>
  <w:num w:numId="26">
    <w:abstractNumId w:val="27"/>
  </w:num>
  <w:num w:numId="27">
    <w:abstractNumId w:val="29"/>
  </w:num>
  <w:num w:numId="28">
    <w:abstractNumId w:val="2"/>
  </w:num>
  <w:num w:numId="29">
    <w:abstractNumId w:val="11"/>
  </w:num>
  <w:num w:numId="30">
    <w:abstractNumId w:val="13"/>
  </w:num>
  <w:num w:numId="31">
    <w:abstractNumId w:val="10"/>
  </w:num>
  <w:num w:numId="32">
    <w:abstractNumId w:val="6"/>
  </w:num>
  <w:num w:numId="33">
    <w:abstractNumId w:val="25"/>
  </w:num>
  <w:num w:numId="34">
    <w:abstractNumId w:val="22"/>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34"/>
  </w:num>
  <w:num w:numId="42">
    <w:abstractNumId w:val="17"/>
  </w:num>
  <w:num w:numId="43">
    <w:abstractNumId w:val="20"/>
  </w:num>
  <w:num w:numId="44">
    <w:abstractNumId w:val="36"/>
  </w:num>
  <w:num w:numId="45">
    <w:abstractNumId w:val="35"/>
  </w:num>
  <w:num w:numId="46">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庞云奎">
    <w15:presenceInfo w15:providerId="Windows Live" w15:userId="1c61043983aa8df2"/>
  </w15:person>
  <w15:person w15:author="demon">
    <w15:presenceInfo w15:providerId="None" w15:userId="dem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8"/>
    <w:rsid w:val="000502F0"/>
    <w:rsid w:val="00054BB3"/>
    <w:rsid w:val="00067E3B"/>
    <w:rsid w:val="00082DC1"/>
    <w:rsid w:val="00085825"/>
    <w:rsid w:val="00095DB3"/>
    <w:rsid w:val="000E5052"/>
    <w:rsid w:val="00110DFA"/>
    <w:rsid w:val="001420C6"/>
    <w:rsid w:val="0017517D"/>
    <w:rsid w:val="00193D69"/>
    <w:rsid w:val="001D0D18"/>
    <w:rsid w:val="001F7666"/>
    <w:rsid w:val="00215435"/>
    <w:rsid w:val="00244CE3"/>
    <w:rsid w:val="00251FC0"/>
    <w:rsid w:val="00256B79"/>
    <w:rsid w:val="00274F58"/>
    <w:rsid w:val="00283ACC"/>
    <w:rsid w:val="00290E8F"/>
    <w:rsid w:val="00292C69"/>
    <w:rsid w:val="00293A26"/>
    <w:rsid w:val="002A4F8A"/>
    <w:rsid w:val="002E651A"/>
    <w:rsid w:val="00301850"/>
    <w:rsid w:val="003324F0"/>
    <w:rsid w:val="003B54E6"/>
    <w:rsid w:val="003B70F3"/>
    <w:rsid w:val="004056B0"/>
    <w:rsid w:val="0041075E"/>
    <w:rsid w:val="00414706"/>
    <w:rsid w:val="00467D93"/>
    <w:rsid w:val="00490029"/>
    <w:rsid w:val="004C58E3"/>
    <w:rsid w:val="004D579E"/>
    <w:rsid w:val="004E2D6B"/>
    <w:rsid w:val="0054150C"/>
    <w:rsid w:val="00542F87"/>
    <w:rsid w:val="005541B5"/>
    <w:rsid w:val="00583965"/>
    <w:rsid w:val="005D092E"/>
    <w:rsid w:val="005E64D7"/>
    <w:rsid w:val="005F5D25"/>
    <w:rsid w:val="00674214"/>
    <w:rsid w:val="0068410E"/>
    <w:rsid w:val="006C0393"/>
    <w:rsid w:val="006C11A1"/>
    <w:rsid w:val="006C507D"/>
    <w:rsid w:val="0080152B"/>
    <w:rsid w:val="00853618"/>
    <w:rsid w:val="00862944"/>
    <w:rsid w:val="00880CFE"/>
    <w:rsid w:val="008C1FB6"/>
    <w:rsid w:val="008F6345"/>
    <w:rsid w:val="00933196"/>
    <w:rsid w:val="0094747F"/>
    <w:rsid w:val="0099590A"/>
    <w:rsid w:val="009C0436"/>
    <w:rsid w:val="009C5FF1"/>
    <w:rsid w:val="009D1946"/>
    <w:rsid w:val="009D5F86"/>
    <w:rsid w:val="00A13BD1"/>
    <w:rsid w:val="00A2699C"/>
    <w:rsid w:val="00A92264"/>
    <w:rsid w:val="00AA3E0B"/>
    <w:rsid w:val="00AF31EE"/>
    <w:rsid w:val="00B322C5"/>
    <w:rsid w:val="00B50C18"/>
    <w:rsid w:val="00B63D57"/>
    <w:rsid w:val="00B67E70"/>
    <w:rsid w:val="00B750CC"/>
    <w:rsid w:val="00B940B5"/>
    <w:rsid w:val="00B9695F"/>
    <w:rsid w:val="00BC17C7"/>
    <w:rsid w:val="00BF2BA8"/>
    <w:rsid w:val="00C30894"/>
    <w:rsid w:val="00CC0286"/>
    <w:rsid w:val="00CC212F"/>
    <w:rsid w:val="00CF19F4"/>
    <w:rsid w:val="00CF5DD6"/>
    <w:rsid w:val="00D059D2"/>
    <w:rsid w:val="00D05B3C"/>
    <w:rsid w:val="00D126F8"/>
    <w:rsid w:val="00D37EBC"/>
    <w:rsid w:val="00D57492"/>
    <w:rsid w:val="00D57EED"/>
    <w:rsid w:val="00D748F5"/>
    <w:rsid w:val="00DB2411"/>
    <w:rsid w:val="00DC019D"/>
    <w:rsid w:val="00DC4A1D"/>
    <w:rsid w:val="00DE778E"/>
    <w:rsid w:val="00DF671F"/>
    <w:rsid w:val="00E01996"/>
    <w:rsid w:val="00E2231A"/>
    <w:rsid w:val="00E2777C"/>
    <w:rsid w:val="00E525BB"/>
    <w:rsid w:val="00E5377F"/>
    <w:rsid w:val="00E61EC3"/>
    <w:rsid w:val="00EA45CC"/>
    <w:rsid w:val="00EB5AA6"/>
    <w:rsid w:val="00EC34F6"/>
    <w:rsid w:val="00EC60BA"/>
    <w:rsid w:val="00ED29C1"/>
    <w:rsid w:val="00EE26CD"/>
    <w:rsid w:val="00F27489"/>
    <w:rsid w:val="00F62A04"/>
    <w:rsid w:val="00F703E3"/>
    <w:rsid w:val="00F84CDB"/>
    <w:rsid w:val="00FF0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E7D5E39F-62BE-4EA2-8638-219EBF93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zh-CN"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C69"/>
    <w:pPr>
      <w:spacing w:before="120" w:line="180" w:lineRule="auto"/>
    </w:pPr>
    <w:rPr>
      <w:rFonts w:eastAsia="Microsoft YaHei UI"/>
    </w:rPr>
  </w:style>
  <w:style w:type="paragraph" w:styleId="1">
    <w:name w:val="heading 1"/>
    <w:basedOn w:val="a1"/>
    <w:next w:val="a1"/>
    <w:link w:val="1Char"/>
    <w:uiPriority w:val="1"/>
    <w:qFormat/>
    <w:rsid w:val="00292C69"/>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line="240" w:lineRule="auto"/>
      <w:outlineLvl w:val="0"/>
    </w:pPr>
    <w:rPr>
      <w:rFonts w:asciiTheme="majorHAnsi" w:hAnsiTheme="majorHAnsi" w:cstheme="majorBidi"/>
      <w:b/>
      <w:bCs/>
      <w:caps/>
      <w:color w:val="FFFFFF" w:themeColor="background1"/>
      <w:sz w:val="22"/>
      <w:szCs w:val="22"/>
    </w:rPr>
  </w:style>
  <w:style w:type="paragraph" w:styleId="20">
    <w:name w:val="heading 2"/>
    <w:basedOn w:val="a1"/>
    <w:next w:val="a1"/>
    <w:link w:val="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3">
    <w:name w:val="heading 3"/>
    <w:basedOn w:val="a1"/>
    <w:next w:val="a1"/>
    <w:link w:val="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paragraph" w:styleId="4">
    <w:name w:val="heading 4"/>
    <w:basedOn w:val="a1"/>
    <w:next w:val="a1"/>
    <w:link w:val="4Char"/>
    <w:uiPriority w:val="9"/>
    <w:semiHidden/>
    <w:unhideWhenUsed/>
    <w:qFormat/>
    <w:rsid w:val="00292C69"/>
    <w:pPr>
      <w:keepNext/>
      <w:keepLines/>
      <w:spacing w:before="280" w:after="290" w:line="376" w:lineRule="auto"/>
      <w:outlineLvl w:val="3"/>
    </w:pPr>
    <w:rPr>
      <w:rFonts w:asciiTheme="majorHAnsi"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semiHidden/>
    <w:unhideWhenUsed/>
    <w:pPr>
      <w:spacing w:line="240" w:lineRule="auto"/>
    </w:pPr>
    <w:rPr>
      <w:rFonts w:ascii="Segoe UI" w:hAnsi="Segoe UI" w:cs="Segoe UI"/>
      <w:sz w:val="18"/>
      <w:szCs w:val="18"/>
    </w:rPr>
  </w:style>
  <w:style w:type="character" w:customStyle="1" w:styleId="Char">
    <w:name w:val="批注框文本 Char"/>
    <w:basedOn w:val="a2"/>
    <w:link w:val="a5"/>
    <w:uiPriority w:val="99"/>
    <w:semiHidden/>
    <w:rPr>
      <w:rFonts w:ascii="Segoe UI" w:hAnsi="Segoe UI" w:cs="Segoe UI"/>
      <w:sz w:val="18"/>
      <w:szCs w:val="18"/>
    </w:rPr>
  </w:style>
  <w:style w:type="character" w:styleId="a6">
    <w:name w:val="Placeholder Text"/>
    <w:basedOn w:val="a2"/>
    <w:uiPriority w:val="99"/>
    <w:semiHidden/>
    <w:rPr>
      <w:color w:val="808080"/>
    </w:rPr>
  </w:style>
  <w:style w:type="paragraph" w:styleId="a7">
    <w:name w:val="Title"/>
    <w:basedOn w:val="a1"/>
    <w:next w:val="a1"/>
    <w:link w:val="Char0"/>
    <w:uiPriority w:val="10"/>
    <w:qFormat/>
    <w:rsid w:val="00292C69"/>
    <w:pPr>
      <w:spacing w:before="0" w:line="240" w:lineRule="auto"/>
      <w:contextualSpacing/>
    </w:pPr>
    <w:rPr>
      <w:rFonts w:asciiTheme="majorHAnsi" w:hAnsiTheme="majorHAnsi" w:cstheme="majorBidi"/>
      <w:kern w:val="28"/>
      <w:sz w:val="72"/>
      <w:szCs w:val="72"/>
    </w:rPr>
  </w:style>
  <w:style w:type="character" w:customStyle="1" w:styleId="Char0">
    <w:name w:val="标题 Char"/>
    <w:basedOn w:val="a2"/>
    <w:link w:val="a7"/>
    <w:uiPriority w:val="10"/>
    <w:rsid w:val="00292C69"/>
    <w:rPr>
      <w:rFonts w:asciiTheme="majorHAnsi" w:eastAsia="Microsoft YaHei UI" w:hAnsiTheme="majorHAnsi" w:cstheme="majorBidi"/>
      <w:kern w:val="28"/>
      <w:sz w:val="72"/>
      <w:szCs w:val="72"/>
    </w:rPr>
  </w:style>
  <w:style w:type="paragraph" w:customStyle="1" w:styleId="a8">
    <w:name w:val="联系信息"/>
    <w:basedOn w:val="a1"/>
    <w:qFormat/>
    <w:pPr>
      <w:spacing w:before="0" w:line="300" w:lineRule="auto"/>
    </w:pPr>
    <w:rPr>
      <w:sz w:val="28"/>
      <w:szCs w:val="28"/>
    </w:rPr>
  </w:style>
  <w:style w:type="paragraph" w:styleId="a9">
    <w:name w:val="Body Text"/>
    <w:basedOn w:val="a1"/>
    <w:link w:val="Char1"/>
    <w:uiPriority w:val="99"/>
    <w:unhideWhenUsed/>
    <w:pPr>
      <w:spacing w:before="0" w:line="240" w:lineRule="auto"/>
      <w:jc w:val="center"/>
    </w:pPr>
    <w:rPr>
      <w:color w:val="FFFFFF" w:themeColor="background1"/>
    </w:rPr>
  </w:style>
  <w:style w:type="character" w:customStyle="1" w:styleId="Char1">
    <w:name w:val="正文文本 Char"/>
    <w:basedOn w:val="a2"/>
    <w:link w:val="a9"/>
    <w:uiPriority w:val="99"/>
    <w:rPr>
      <w:color w:val="FFFFFF" w:themeColor="background1"/>
    </w:rPr>
  </w:style>
  <w:style w:type="paragraph" w:styleId="aa">
    <w:name w:val="header"/>
    <w:basedOn w:val="a1"/>
    <w:link w:val="Char2"/>
    <w:uiPriority w:val="99"/>
    <w:unhideWhenUsed/>
    <w:pPr>
      <w:tabs>
        <w:tab w:val="center" w:pos="4680"/>
        <w:tab w:val="right" w:pos="9360"/>
      </w:tabs>
      <w:spacing w:line="240" w:lineRule="auto"/>
    </w:pPr>
  </w:style>
  <w:style w:type="character" w:customStyle="1" w:styleId="Char2">
    <w:name w:val="页眉 Char"/>
    <w:basedOn w:val="a2"/>
    <w:link w:val="aa"/>
    <w:uiPriority w:val="99"/>
  </w:style>
  <w:style w:type="paragraph" w:styleId="ab">
    <w:name w:val="footer"/>
    <w:basedOn w:val="a1"/>
    <w:link w:val="Char3"/>
    <w:uiPriority w:val="99"/>
    <w:unhideWhenUsed/>
    <w:pPr>
      <w:spacing w:before="0" w:line="240" w:lineRule="auto"/>
      <w:ind w:left="-720"/>
    </w:pPr>
  </w:style>
  <w:style w:type="character" w:customStyle="1" w:styleId="Char3">
    <w:name w:val="页脚 Char"/>
    <w:basedOn w:val="a2"/>
    <w:link w:val="ab"/>
    <w:uiPriority w:val="99"/>
  </w:style>
  <w:style w:type="character" w:styleId="ac">
    <w:name w:val="page number"/>
    <w:basedOn w:val="a2"/>
    <w:uiPriority w:val="99"/>
    <w:unhideWhenUsed/>
    <w:rsid w:val="00292C69"/>
    <w:rPr>
      <w:rFonts w:eastAsia="Microsoft YaHei UI"/>
      <w:b/>
      <w:bCs/>
      <w:sz w:val="28"/>
      <w:szCs w:val="28"/>
    </w:rPr>
  </w:style>
  <w:style w:type="character" w:customStyle="1" w:styleId="1Char">
    <w:name w:val="标题 1 Char"/>
    <w:basedOn w:val="a2"/>
    <w:link w:val="1"/>
    <w:uiPriority w:val="1"/>
    <w:rsid w:val="00292C69"/>
    <w:rPr>
      <w:rFonts w:asciiTheme="majorHAnsi" w:eastAsia="Microsoft YaHei UI" w:hAnsiTheme="majorHAnsi" w:cstheme="majorBidi"/>
      <w:b/>
      <w:bCs/>
      <w:caps/>
      <w:color w:val="FFFFFF" w:themeColor="background1"/>
      <w:sz w:val="22"/>
      <w:szCs w:val="22"/>
      <w:shd w:val="clear" w:color="auto" w:fill="B53D68" w:themeFill="accent1"/>
    </w:rPr>
  </w:style>
  <w:style w:type="character" w:customStyle="1" w:styleId="2Char">
    <w:name w:val="标题 2 Char"/>
    <w:basedOn w:val="a2"/>
    <w:link w:val="20"/>
    <w:uiPriority w:val="1"/>
    <w:rPr>
      <w:caps/>
      <w:sz w:val="22"/>
      <w:szCs w:val="22"/>
      <w:shd w:val="clear" w:color="auto" w:fill="F1D7E0" w:themeFill="accent2"/>
    </w:rPr>
  </w:style>
  <w:style w:type="paragraph" w:styleId="a0">
    <w:name w:val="List Bullet"/>
    <w:basedOn w:val="a1"/>
    <w:uiPriority w:val="1"/>
    <w:qFormat/>
    <w:pPr>
      <w:numPr>
        <w:numId w:val="1"/>
      </w:numPr>
      <w:spacing w:line="264" w:lineRule="auto"/>
    </w:pPr>
    <w:rPr>
      <w:color w:val="505050" w:themeColor="text2"/>
    </w:rPr>
  </w:style>
  <w:style w:type="character" w:customStyle="1" w:styleId="3Char">
    <w:name w:val="标题 3 Char"/>
    <w:basedOn w:val="a2"/>
    <w:link w:val="3"/>
    <w:uiPriority w:val="1"/>
    <w:rPr>
      <w:caps/>
      <w:color w:val="5A1E34" w:themeColor="accent1" w:themeShade="80"/>
      <w:sz w:val="22"/>
      <w:szCs w:val="22"/>
    </w:rPr>
  </w:style>
  <w:style w:type="paragraph" w:customStyle="1" w:styleId="ad">
    <w:name w:val="引言"/>
    <w:basedOn w:val="a1"/>
    <w:next w:val="a1"/>
    <w:link w:val="ae"/>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ae">
    <w:name w:val="引言字符"/>
    <w:basedOn w:val="a2"/>
    <w:link w:val="ad"/>
    <w:uiPriority w:val="2"/>
    <w:rPr>
      <w:i/>
      <w:iCs/>
      <w:color w:val="A93B61" w:themeColor="accent2" w:themeShade="80"/>
    </w:rPr>
  </w:style>
  <w:style w:type="paragraph" w:customStyle="1" w:styleId="af">
    <w:name w:val="目录标题"/>
    <w:basedOn w:val="1"/>
    <w:next w:val="a1"/>
    <w:uiPriority w:val="39"/>
    <w:semiHidden/>
    <w:unhideWhenUsed/>
    <w:qFormat/>
    <w:pPr>
      <w:spacing w:before="240"/>
      <w:outlineLvl w:val="9"/>
    </w:pPr>
  </w:style>
  <w:style w:type="paragraph" w:styleId="a">
    <w:name w:val="List Number"/>
    <w:basedOn w:val="a1"/>
    <w:uiPriority w:val="2"/>
    <w:qFormat/>
    <w:rsid w:val="00292C69"/>
    <w:pPr>
      <w:numPr>
        <w:numId w:val="3"/>
      </w:numPr>
      <w:contextualSpacing/>
    </w:pPr>
  </w:style>
  <w:style w:type="paragraph" w:styleId="af0">
    <w:name w:val="Quote"/>
    <w:basedOn w:val="a1"/>
    <w:next w:val="a1"/>
    <w:link w:val="Char4"/>
    <w:uiPriority w:val="2"/>
    <w:qFormat/>
    <w:rsid w:val="00292C69"/>
    <w:pPr>
      <w:spacing w:after="160"/>
      <w:ind w:left="864" w:right="864"/>
      <w:jc w:val="center"/>
    </w:pPr>
    <w:rPr>
      <w:i/>
      <w:iCs/>
      <w:color w:val="404040" w:themeColor="text1" w:themeTint="BF"/>
    </w:rPr>
  </w:style>
  <w:style w:type="character" w:customStyle="1" w:styleId="Char4">
    <w:name w:val="引用 Char"/>
    <w:basedOn w:val="a2"/>
    <w:link w:val="af0"/>
    <w:uiPriority w:val="2"/>
    <w:rsid w:val="00292C69"/>
    <w:rPr>
      <w:rFonts w:eastAsia="Microsoft YaHei UI"/>
      <w:i/>
      <w:iCs/>
      <w:color w:val="404040" w:themeColor="text1" w:themeTint="BF"/>
    </w:rPr>
  </w:style>
  <w:style w:type="character" w:customStyle="1" w:styleId="4Char">
    <w:name w:val="标题 4 Char"/>
    <w:basedOn w:val="a2"/>
    <w:link w:val="4"/>
    <w:uiPriority w:val="9"/>
    <w:semiHidden/>
    <w:rsid w:val="00292C69"/>
    <w:rPr>
      <w:rFonts w:asciiTheme="majorHAnsi" w:eastAsia="Microsoft YaHei UI" w:hAnsiTheme="majorHAnsi" w:cstheme="majorBidi"/>
      <w:b/>
      <w:bCs/>
      <w:sz w:val="28"/>
      <w:szCs w:val="28"/>
    </w:rPr>
  </w:style>
  <w:style w:type="paragraph" w:styleId="af1">
    <w:name w:val="No Spacing"/>
    <w:uiPriority w:val="99"/>
    <w:qFormat/>
    <w:rsid w:val="00292C69"/>
    <w:pPr>
      <w:spacing w:before="0" w:line="240" w:lineRule="auto"/>
    </w:pPr>
    <w:rPr>
      <w:rFonts w:eastAsia="Microsoft YaHei UI"/>
    </w:rPr>
  </w:style>
  <w:style w:type="paragraph" w:styleId="TOC">
    <w:name w:val="TOC Heading"/>
    <w:basedOn w:val="1"/>
    <w:next w:val="a1"/>
    <w:uiPriority w:val="39"/>
    <w:unhideWhenUsed/>
    <w:qFormat/>
    <w:rsid w:val="00274F58"/>
    <w:p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eastAsiaTheme="majorEastAsia"/>
      <w:b w:val="0"/>
      <w:bCs w:val="0"/>
      <w:caps w:val="0"/>
      <w:color w:val="872D4D" w:themeColor="accent1" w:themeShade="BF"/>
      <w:sz w:val="32"/>
      <w:szCs w:val="32"/>
    </w:rPr>
  </w:style>
  <w:style w:type="paragraph" w:styleId="30">
    <w:name w:val="toc 3"/>
    <w:basedOn w:val="a1"/>
    <w:next w:val="a1"/>
    <w:autoRedefine/>
    <w:uiPriority w:val="39"/>
    <w:unhideWhenUsed/>
    <w:rsid w:val="00274F58"/>
    <w:pPr>
      <w:ind w:leftChars="400" w:left="840"/>
    </w:pPr>
  </w:style>
  <w:style w:type="paragraph" w:styleId="10">
    <w:name w:val="toc 1"/>
    <w:basedOn w:val="a1"/>
    <w:next w:val="a1"/>
    <w:autoRedefine/>
    <w:uiPriority w:val="39"/>
    <w:unhideWhenUsed/>
    <w:rsid w:val="00274F58"/>
    <w:rPr>
      <w:rFonts w:ascii="微软雅黑" w:eastAsia="微软雅黑" w:hAnsi="微软雅黑" w:cstheme="minorHAnsi"/>
      <w:b/>
    </w:rPr>
  </w:style>
  <w:style w:type="paragraph" w:styleId="2">
    <w:name w:val="toc 2"/>
    <w:basedOn w:val="a1"/>
    <w:next w:val="a1"/>
    <w:autoRedefine/>
    <w:uiPriority w:val="39"/>
    <w:unhideWhenUsed/>
    <w:rsid w:val="00C30894"/>
    <w:pPr>
      <w:numPr>
        <w:numId w:val="35"/>
      </w:numPr>
    </w:pPr>
  </w:style>
  <w:style w:type="character" w:styleId="af2">
    <w:name w:val="Hyperlink"/>
    <w:basedOn w:val="a2"/>
    <w:uiPriority w:val="99"/>
    <w:unhideWhenUsed/>
    <w:rsid w:val="00274F58"/>
    <w:rPr>
      <w:color w:val="872D4E" w:themeColor="hyperlink"/>
      <w:u w:val="single"/>
    </w:rPr>
  </w:style>
  <w:style w:type="paragraph" w:styleId="af3">
    <w:name w:val="List Paragraph"/>
    <w:basedOn w:val="a1"/>
    <w:uiPriority w:val="34"/>
    <w:qFormat/>
    <w:rsid w:val="00274F58"/>
    <w:pPr>
      <w:widowControl w:val="0"/>
      <w:spacing w:before="0" w:line="240" w:lineRule="auto"/>
      <w:ind w:firstLineChars="200" w:firstLine="420"/>
      <w:jc w:val="both"/>
    </w:pPr>
    <w:rPr>
      <w:rFonts w:eastAsiaTheme="minorEastAsia"/>
      <w:color w:val="auto"/>
      <w:kern w:val="2"/>
      <w:sz w:val="21"/>
      <w:szCs w:val="22"/>
    </w:rPr>
  </w:style>
  <w:style w:type="table" w:styleId="af4">
    <w:name w:val="Table Grid"/>
    <w:basedOn w:val="a3"/>
    <w:uiPriority w:val="39"/>
    <w:rsid w:val="00274F58"/>
    <w:pPr>
      <w:spacing w:before="0" w:line="240" w:lineRule="auto"/>
    </w:pPr>
    <w:rPr>
      <w:rFonts w:eastAsia="Times New Roman"/>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1"/>
    <w:rsid w:val="00880CFE"/>
    <w:pPr>
      <w:widowControl w:val="0"/>
      <w:spacing w:before="0" w:line="240" w:lineRule="auto"/>
      <w:ind w:firstLineChars="200" w:firstLine="420"/>
      <w:jc w:val="both"/>
    </w:pPr>
    <w:rPr>
      <w:rFonts w:ascii="Calibri" w:eastAsia="宋体" w:hAnsi="Calibri" w:cs="Times New Roman"/>
      <w:color w:val="auto"/>
      <w:kern w:val="2"/>
      <w:sz w:val="21"/>
      <w:szCs w:val="22"/>
    </w:rPr>
  </w:style>
  <w:style w:type="table" w:customStyle="1" w:styleId="12">
    <w:name w:val="网格型1"/>
    <w:basedOn w:val="a3"/>
    <w:next w:val="af4"/>
    <w:uiPriority w:val="39"/>
    <w:rsid w:val="00880CFE"/>
    <w:pPr>
      <w:spacing w:before="0" w:line="240" w:lineRule="auto"/>
    </w:pPr>
    <w:rPr>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944771">
      <w:bodyDiv w:val="1"/>
      <w:marLeft w:val="0"/>
      <w:marRight w:val="0"/>
      <w:marTop w:val="0"/>
      <w:marBottom w:val="0"/>
      <w:divBdr>
        <w:top w:val="none" w:sz="0" w:space="0" w:color="auto"/>
        <w:left w:val="none" w:sz="0" w:space="0" w:color="auto"/>
        <w:bottom w:val="none" w:sz="0" w:space="0" w:color="auto"/>
        <w:right w:val="none" w:sz="0" w:space="0" w:color="auto"/>
      </w:divBdr>
      <w:divsChild>
        <w:div w:id="815680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microsoft.com/office/2011/relationships/people" Target="peop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205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B49774A38E4DEC845BE7F664897F88"/>
        <w:category>
          <w:name w:val="常规"/>
          <w:gallery w:val="placeholder"/>
        </w:category>
        <w:types>
          <w:type w:val="bbPlcHdr"/>
        </w:types>
        <w:behaviors>
          <w:behavior w:val="content"/>
        </w:behaviors>
        <w:guid w:val="{7449A854-56ED-479C-BEE4-C6CFDC05724F}"/>
      </w:docPartPr>
      <w:docPartBody>
        <w:p w:rsidR="002A1ECA" w:rsidRDefault="002A1ECA">
          <w:pPr>
            <w:pStyle w:val="75B49774A38E4DEC845BE7F664897F88"/>
          </w:pPr>
          <w:r>
            <w:rPr>
              <w:lang w:val="zh-CN"/>
            </w:rPr>
            <w:t>[</w:t>
          </w:r>
          <w:r>
            <w:rPr>
              <w:lang w:val="zh-CN"/>
            </w:rPr>
            <w:t>您的姓名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ECA"/>
    <w:rsid w:val="00065220"/>
    <w:rsid w:val="00083206"/>
    <w:rsid w:val="001A1445"/>
    <w:rsid w:val="002A1ECA"/>
    <w:rsid w:val="002D2F1E"/>
    <w:rsid w:val="004639D1"/>
    <w:rsid w:val="004B7299"/>
    <w:rsid w:val="005A2075"/>
    <w:rsid w:val="005D51A4"/>
    <w:rsid w:val="0069156F"/>
    <w:rsid w:val="009F495E"/>
    <w:rsid w:val="00AB14DE"/>
    <w:rsid w:val="00CB2E38"/>
    <w:rsid w:val="00D134CE"/>
    <w:rsid w:val="00D14268"/>
    <w:rsid w:val="00DA16F1"/>
    <w:rsid w:val="00DF6254"/>
    <w:rsid w:val="00EE7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B49774A38E4DEC845BE7F664897F88">
    <w:name w:val="75B49774A38E4DEC845BE7F664897F88"/>
    <w:pPr>
      <w:widowControl w:val="0"/>
      <w:jc w:val="both"/>
    </w:pPr>
  </w:style>
  <w:style w:type="paragraph" w:customStyle="1" w:styleId="A1E554C31F5C43428ECD58CF989362D1">
    <w:name w:val="A1E554C31F5C43428ECD58CF989362D1"/>
    <w:pPr>
      <w:widowControl w:val="0"/>
      <w:jc w:val="both"/>
    </w:pPr>
  </w:style>
  <w:style w:type="paragraph" w:customStyle="1" w:styleId="6021AD77FAAB40E7BD35CAC6FC1FF9C7">
    <w:name w:val="6021AD77FAAB40E7BD35CAC6FC1FF9C7"/>
    <w:pPr>
      <w:widowControl w:val="0"/>
      <w:jc w:val="both"/>
    </w:pPr>
  </w:style>
  <w:style w:type="paragraph" w:customStyle="1" w:styleId="F2FAE2DF8AA84768BF5CFA6DF8998DBF">
    <w:name w:val="F2FAE2DF8AA84768BF5CFA6DF8998DBF"/>
    <w:rsid w:val="002A1ECA"/>
    <w:pPr>
      <w:widowControl w:val="0"/>
      <w:jc w:val="both"/>
    </w:pPr>
  </w:style>
  <w:style w:type="paragraph" w:customStyle="1" w:styleId="86B24A5CD8594E47848BCF3373218ACB">
    <w:name w:val="86B24A5CD8594E47848BCF3373218ACB"/>
    <w:rsid w:val="002A1ECA"/>
    <w:pPr>
      <w:widowControl w:val="0"/>
      <w:jc w:val="both"/>
    </w:pPr>
  </w:style>
  <w:style w:type="paragraph" w:customStyle="1" w:styleId="37FA55A00B734B568D4775DA53601559">
    <w:name w:val="37FA55A00B734B568D4775DA53601559"/>
    <w:rsid w:val="002A1EC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A44B33BA-0176-491A-BC25-ED982A032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918</TotalTime>
  <Pages>53</Pages>
  <Words>2434</Words>
  <Characters>13879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快递系统用例文档        及相关分析模型</dc:title>
  <dc:creator>庞云奎  裴玉林  卢海龙</dc:creator>
  <cp:keywords/>
  <cp:lastModifiedBy>庞云奎</cp:lastModifiedBy>
  <cp:revision>70</cp:revision>
  <cp:lastPrinted>2012-09-04T22:21:00Z</cp:lastPrinted>
  <dcterms:created xsi:type="dcterms:W3CDTF">2015-10-02T08:55:00Z</dcterms:created>
  <dcterms:modified xsi:type="dcterms:W3CDTF">2015-10-12T15:18:00Z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